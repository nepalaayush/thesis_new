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1888" w14:textId="77777777" w:rsidR="0058423C" w:rsidRPr="00C77846" w:rsidRDefault="0058423C" w:rsidP="0058423C">
      <w:pPr>
        <w:rPr>
          <w:rFonts w:ascii="Times New Roman" w:hAnsi="Times New Roman" w:cs="Times New Roman"/>
          <w:lang w:val="en-US"/>
        </w:rPr>
      </w:pPr>
      <w:bookmarkStart w:id="0" w:name="_Hlk181546633"/>
      <w:bookmarkEnd w:id="0"/>
      <w:r w:rsidRPr="00C77846">
        <w:rPr>
          <w:rFonts w:ascii="Times New Roman" w:hAnsi="Times New Roman" w:cs="Times New Roman"/>
          <w:b/>
          <w:bCs/>
          <w:sz w:val="28"/>
          <w:szCs w:val="28"/>
          <w:lang w:val="en-US"/>
        </w:rPr>
        <w:t>Title</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125 characters</w:t>
      </w:r>
    </w:p>
    <w:p w14:paraId="0CF8DCC5" w14:textId="584DFEE0" w:rsidR="0058423C" w:rsidRDefault="00586CC9" w:rsidP="00C77846">
      <w:pPr>
        <w:rPr>
          <w:rFonts w:ascii="Times New Roman" w:hAnsi="Times New Roman" w:cs="Times New Roman"/>
          <w:b/>
          <w:bCs/>
          <w:sz w:val="28"/>
          <w:szCs w:val="28"/>
          <w:lang w:val="en-US"/>
        </w:rPr>
      </w:pPr>
      <w:r w:rsidRPr="00586CC9">
        <w:rPr>
          <w:rFonts w:ascii="Times New Roman" w:hAnsi="Times New Roman" w:cs="Times New Roman"/>
          <w:lang w:val="en-US"/>
        </w:rPr>
        <w:t>Semi-Automated Bone Tracking for Dynamic MRI Analysis of Knee Joint Kinematics</w:t>
      </w:r>
    </w:p>
    <w:p w14:paraId="3436B308" w14:textId="3731CFAC" w:rsidR="006973E8" w:rsidRDefault="006973E8" w:rsidP="00C77846">
      <w:pPr>
        <w:rPr>
          <w:rFonts w:ascii="Times New Roman" w:hAnsi="Times New Roman" w:cs="Times New Roman"/>
          <w:b/>
          <w:bCs/>
          <w:sz w:val="28"/>
          <w:szCs w:val="28"/>
          <w:lang w:val="en-US"/>
        </w:rPr>
      </w:pPr>
      <w:r>
        <w:rPr>
          <w:rFonts w:ascii="Times New Roman" w:hAnsi="Times New Roman" w:cs="Times New Roman"/>
          <w:b/>
          <w:bCs/>
          <w:sz w:val="28"/>
          <w:szCs w:val="28"/>
          <w:lang w:val="en-US"/>
        </w:rPr>
        <w:t>Authors</w:t>
      </w:r>
    </w:p>
    <w:p w14:paraId="50828AAA" w14:textId="1EDCE9FB" w:rsidR="00586CC9" w:rsidRPr="00586CC9" w:rsidRDefault="00586CC9" w:rsidP="00586CC9">
      <w:pPr>
        <w:rPr>
          <w:rFonts w:ascii="Times New Roman" w:hAnsi="Times New Roman" w:cs="Times New Roman"/>
        </w:rPr>
      </w:pPr>
      <w:proofErr w:type="spellStart"/>
      <w:r w:rsidRPr="00586CC9">
        <w:rPr>
          <w:rFonts w:ascii="Times New Roman" w:hAnsi="Times New Roman" w:cs="Times New Roman"/>
        </w:rPr>
        <w:t>Aayush</w:t>
      </w:r>
      <w:proofErr w:type="spellEnd"/>
      <w:r w:rsidRPr="00586CC9">
        <w:rPr>
          <w:rFonts w:ascii="Times New Roman" w:hAnsi="Times New Roman" w:cs="Times New Roman"/>
        </w:rPr>
        <w:t xml:space="preserve"> Nepal</w:t>
      </w:r>
      <w:r w:rsidRPr="00586CC9">
        <w:rPr>
          <w:rFonts w:ascii="Times New Roman" w:hAnsi="Times New Roman" w:cs="Times New Roman"/>
          <w:vertAlign w:val="superscript"/>
        </w:rPr>
        <w:t>1</w:t>
      </w:r>
      <w:r w:rsidRPr="00586CC9">
        <w:rPr>
          <w:rFonts w:ascii="Times New Roman" w:hAnsi="Times New Roman" w:cs="Times New Roman"/>
        </w:rPr>
        <w:t>, Nicholas M. Brisson</w:t>
      </w:r>
      <w:r w:rsidRPr="00586CC9">
        <w:rPr>
          <w:rFonts w:ascii="Times New Roman" w:hAnsi="Times New Roman" w:cs="Times New Roman"/>
          <w:vertAlign w:val="superscript"/>
        </w:rPr>
        <w:t>2</w:t>
      </w:r>
      <w:del w:id="1" w:author="Brisson, Nicholas" w:date="2024-11-03T20:52:00Z">
        <w:r w:rsidRPr="00586CC9" w:rsidDel="00FE41D7">
          <w:rPr>
            <w:rFonts w:ascii="Times New Roman" w:hAnsi="Times New Roman" w:cs="Times New Roman"/>
            <w:vertAlign w:val="superscript"/>
          </w:rPr>
          <w:delText>,3</w:delText>
        </w:r>
      </w:del>
      <w:r w:rsidRPr="00586CC9">
        <w:rPr>
          <w:rFonts w:ascii="Times New Roman" w:hAnsi="Times New Roman" w:cs="Times New Roman"/>
        </w:rPr>
        <w:t>, Georg N. Duda</w:t>
      </w:r>
      <w:r w:rsidRPr="00586CC9">
        <w:rPr>
          <w:rFonts w:ascii="Times New Roman" w:hAnsi="Times New Roman" w:cs="Times New Roman"/>
          <w:vertAlign w:val="superscript"/>
        </w:rPr>
        <w:t>2</w:t>
      </w:r>
      <w:del w:id="2" w:author="Brisson, Nicholas" w:date="2024-11-03T20:52:00Z">
        <w:r w:rsidRPr="00586CC9" w:rsidDel="00FE41D7">
          <w:rPr>
            <w:rFonts w:ascii="Times New Roman" w:hAnsi="Times New Roman" w:cs="Times New Roman"/>
            <w:vertAlign w:val="superscript"/>
          </w:rPr>
          <w:delText>,3</w:delText>
        </w:r>
      </w:del>
      <w:r w:rsidRPr="00586CC9">
        <w:rPr>
          <w:rFonts w:ascii="Times New Roman" w:hAnsi="Times New Roman" w:cs="Times New Roman"/>
        </w:rPr>
        <w:t xml:space="preserve">, </w:t>
      </w:r>
      <w:r>
        <w:rPr>
          <w:rFonts w:ascii="Times New Roman" w:hAnsi="Times New Roman" w:cs="Times New Roman"/>
        </w:rPr>
        <w:t>Felix Güttler</w:t>
      </w:r>
      <w:del w:id="3" w:author="Brisson, Nicholas" w:date="2024-11-03T20:52:00Z">
        <w:r w:rsidRPr="00586CC9" w:rsidDel="00FE41D7">
          <w:rPr>
            <w:rFonts w:ascii="Times New Roman" w:hAnsi="Times New Roman" w:cs="Times New Roman"/>
            <w:vertAlign w:val="superscript"/>
          </w:rPr>
          <w:delText>4</w:delText>
        </w:r>
      </w:del>
      <w:ins w:id="4" w:author="Brisson, Nicholas" w:date="2024-11-03T20:52:00Z">
        <w:r w:rsidR="00FE41D7">
          <w:rPr>
            <w:rFonts w:ascii="Times New Roman" w:hAnsi="Times New Roman" w:cs="Times New Roman"/>
            <w:vertAlign w:val="superscript"/>
          </w:rPr>
          <w:t>3</w:t>
        </w:r>
      </w:ins>
      <w:r>
        <w:rPr>
          <w:rFonts w:ascii="Times New Roman" w:hAnsi="Times New Roman" w:cs="Times New Roman"/>
        </w:rPr>
        <w:t xml:space="preserve">, </w:t>
      </w:r>
      <w:r w:rsidRPr="00586CC9">
        <w:rPr>
          <w:rFonts w:ascii="Times New Roman" w:hAnsi="Times New Roman" w:cs="Times New Roman"/>
        </w:rPr>
        <w:t>Jürgen R. Reichenbach</w:t>
      </w:r>
      <w:r w:rsidRPr="00586CC9">
        <w:rPr>
          <w:rFonts w:ascii="Times New Roman" w:hAnsi="Times New Roman" w:cs="Times New Roman"/>
          <w:vertAlign w:val="superscript"/>
        </w:rPr>
        <w:t>1</w:t>
      </w:r>
      <w:r w:rsidRPr="00586CC9">
        <w:rPr>
          <w:rFonts w:ascii="Times New Roman" w:hAnsi="Times New Roman" w:cs="Times New Roman"/>
        </w:rPr>
        <w:t xml:space="preserve"> and Martin Krämer</w:t>
      </w:r>
      <w:r w:rsidRPr="00586CC9">
        <w:rPr>
          <w:rFonts w:ascii="Times New Roman" w:hAnsi="Times New Roman" w:cs="Times New Roman"/>
          <w:vertAlign w:val="superscript"/>
        </w:rPr>
        <w:t>1</w:t>
      </w:r>
      <w:r>
        <w:rPr>
          <w:rFonts w:ascii="Times New Roman" w:hAnsi="Times New Roman" w:cs="Times New Roman"/>
          <w:vertAlign w:val="superscript"/>
        </w:rPr>
        <w:t>,</w:t>
      </w:r>
      <w:del w:id="5" w:author="Brisson, Nicholas" w:date="2024-11-03T20:52:00Z">
        <w:r w:rsidDel="00FE41D7">
          <w:rPr>
            <w:rFonts w:ascii="Times New Roman" w:hAnsi="Times New Roman" w:cs="Times New Roman"/>
            <w:vertAlign w:val="superscript"/>
          </w:rPr>
          <w:delText>4</w:delText>
        </w:r>
      </w:del>
      <w:ins w:id="6" w:author="Brisson, Nicholas" w:date="2024-11-03T20:52:00Z">
        <w:r w:rsidR="00FE41D7">
          <w:rPr>
            <w:rFonts w:ascii="Times New Roman" w:hAnsi="Times New Roman" w:cs="Times New Roman"/>
            <w:vertAlign w:val="superscript"/>
          </w:rPr>
          <w:t>3</w:t>
        </w:r>
      </w:ins>
    </w:p>
    <w:p w14:paraId="3B0E79CB" w14:textId="1722374B"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1</w:t>
      </w:r>
      <w:r>
        <w:rPr>
          <w:rFonts w:ascii="Times New Roman" w:hAnsi="Times New Roman" w:cs="Times New Roman"/>
          <w:vertAlign w:val="superscript"/>
          <w:lang w:val="en-US"/>
        </w:rPr>
        <w:t xml:space="preserve"> </w:t>
      </w:r>
      <w:r w:rsidRPr="00586CC9">
        <w:rPr>
          <w:rFonts w:ascii="Times New Roman" w:hAnsi="Times New Roman" w:cs="Times New Roman"/>
          <w:lang w:val="en-US"/>
        </w:rPr>
        <w:t>Medical Physics Group, Institute of Diagnostic and Interventional Radiology, Jena University Hospital, Friedrich Schiller University Jena, Germany</w:t>
      </w:r>
    </w:p>
    <w:p w14:paraId="35633903" w14:textId="6E8C4AE5"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2</w:t>
      </w:r>
      <w:r>
        <w:rPr>
          <w:rFonts w:ascii="Times New Roman" w:hAnsi="Times New Roman" w:cs="Times New Roman"/>
          <w:vertAlign w:val="superscript"/>
          <w:lang w:val="en-US"/>
        </w:rPr>
        <w:t xml:space="preserve"> </w:t>
      </w:r>
      <w:r w:rsidRPr="00586CC9">
        <w:rPr>
          <w:rFonts w:ascii="Times New Roman" w:hAnsi="Times New Roman" w:cs="Times New Roman"/>
          <w:lang w:val="en-US"/>
        </w:rPr>
        <w:t>Julius Wolff Institute, Berlin Institute of Health at Charité – Universitätsmedizin Berlin, Germany</w:t>
      </w:r>
    </w:p>
    <w:p w14:paraId="4D26FA3C" w14:textId="623A0FF2" w:rsidR="00C77846" w:rsidDel="00FE41D7" w:rsidRDefault="00586CC9" w:rsidP="00302B46">
      <w:pPr>
        <w:jc w:val="both"/>
        <w:rPr>
          <w:del w:id="7" w:author="Brisson, Nicholas" w:date="2024-11-03T20:51:00Z"/>
          <w:rFonts w:ascii="Times New Roman" w:hAnsi="Times New Roman" w:cs="Times New Roman"/>
          <w:lang w:val="en-US"/>
        </w:rPr>
      </w:pPr>
      <w:commentRangeStart w:id="8"/>
      <w:del w:id="9" w:author="Brisson, Nicholas" w:date="2024-11-03T20:51:00Z">
        <w:r w:rsidRPr="00586CC9" w:rsidDel="00FE41D7">
          <w:rPr>
            <w:rFonts w:ascii="Times New Roman" w:hAnsi="Times New Roman" w:cs="Times New Roman"/>
            <w:vertAlign w:val="superscript"/>
            <w:lang w:val="en-US"/>
          </w:rPr>
          <w:delText>3</w:delText>
        </w:r>
        <w:r w:rsidDel="00FE41D7">
          <w:rPr>
            <w:rFonts w:ascii="Times New Roman" w:hAnsi="Times New Roman" w:cs="Times New Roman"/>
            <w:vertAlign w:val="superscript"/>
            <w:lang w:val="en-US"/>
          </w:rPr>
          <w:delText xml:space="preserve"> </w:delText>
        </w:r>
        <w:r w:rsidRPr="00586CC9" w:rsidDel="00FE41D7">
          <w:rPr>
            <w:rFonts w:ascii="Times New Roman" w:hAnsi="Times New Roman" w:cs="Times New Roman"/>
            <w:lang w:val="en-US"/>
          </w:rPr>
          <w:delText>Berlin Movement Diagnostics (BeMoveD), Center for Musculoskeletal Surgery, Charité – Universitätsmedizin Berlin, Germany</w:delText>
        </w:r>
      </w:del>
      <w:commentRangeEnd w:id="8"/>
      <w:r w:rsidR="00FE41D7">
        <w:rPr>
          <w:rStyle w:val="CommentReference"/>
        </w:rPr>
        <w:commentReference w:id="8"/>
      </w:r>
    </w:p>
    <w:p w14:paraId="599482B3" w14:textId="775666FC" w:rsidR="00586CC9" w:rsidRPr="0066540B" w:rsidRDefault="00FE41D7" w:rsidP="00302B46">
      <w:pPr>
        <w:spacing w:after="0" w:line="240" w:lineRule="auto"/>
        <w:jc w:val="both"/>
        <w:rPr>
          <w:rFonts w:ascii="Times New Roman" w:hAnsi="Times New Roman" w:cs="Times New Roman"/>
          <w:lang w:val="en-US"/>
        </w:rPr>
      </w:pPr>
      <w:ins w:id="10" w:author="Brisson, Nicholas" w:date="2024-11-03T20:51:00Z">
        <w:r>
          <w:rPr>
            <w:rFonts w:ascii="Times New Roman" w:hAnsi="Times New Roman" w:cs="Times New Roman"/>
            <w:vertAlign w:val="superscript"/>
            <w:lang w:val="en-US"/>
          </w:rPr>
          <w:t>3</w:t>
        </w:r>
      </w:ins>
      <w:del w:id="11" w:author="Brisson, Nicholas" w:date="2024-11-03T20:51:00Z">
        <w:r w:rsidR="00586CC9" w:rsidDel="00FE41D7">
          <w:rPr>
            <w:rFonts w:ascii="Times New Roman" w:hAnsi="Times New Roman" w:cs="Times New Roman"/>
            <w:vertAlign w:val="superscript"/>
            <w:lang w:val="en-US"/>
          </w:rPr>
          <w:delText>4</w:delText>
        </w:r>
      </w:del>
      <w:r w:rsidR="00586CC9" w:rsidRPr="0066540B">
        <w:rPr>
          <w:rFonts w:ascii="Times New Roman" w:hAnsi="Times New Roman" w:cs="Times New Roman"/>
          <w:vertAlign w:val="superscript"/>
          <w:lang w:val="en-US"/>
        </w:rPr>
        <w:t xml:space="preserve"> </w:t>
      </w:r>
      <w:r w:rsidR="00586CC9" w:rsidRPr="0066540B">
        <w:rPr>
          <w:rFonts w:ascii="Times New Roman" w:hAnsi="Times New Roman" w:cs="Times New Roman"/>
          <w:lang w:val="en-US"/>
        </w:rPr>
        <w:t>Institute of Diagnostic and Interventional Radiology, Jena University Hospital – Friedrich Schiller University Jena</w:t>
      </w:r>
    </w:p>
    <w:p w14:paraId="28895D40" w14:textId="77777777" w:rsidR="00586CC9" w:rsidRDefault="00586CC9" w:rsidP="00586CC9">
      <w:pPr>
        <w:rPr>
          <w:rFonts w:ascii="Times New Roman" w:hAnsi="Times New Roman" w:cs="Times New Roman"/>
          <w:lang w:val="en-US"/>
        </w:rPr>
      </w:pPr>
    </w:p>
    <w:p w14:paraId="248CD9E9" w14:textId="57A60B53"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Synopsis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100 words - combined 4 sections</w:t>
      </w:r>
    </w:p>
    <w:p w14:paraId="14D97703" w14:textId="1CA1B0D9"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Motivation</w:t>
      </w:r>
      <w:r>
        <w:rPr>
          <w:rFonts w:ascii="Times New Roman" w:hAnsi="Times New Roman" w:cs="Times New Roman"/>
          <w:b/>
          <w:bCs/>
          <w:lang w:val="en-US"/>
        </w:rPr>
        <w:t>:</w:t>
      </w:r>
      <w:r w:rsidR="000001F7">
        <w:rPr>
          <w:rFonts w:ascii="Times New Roman" w:hAnsi="Times New Roman" w:cs="Times New Roman"/>
          <w:b/>
          <w:bCs/>
          <w:lang w:val="en-US"/>
        </w:rPr>
        <w:t xml:space="preserve"> </w:t>
      </w:r>
      <w:r w:rsidR="000001F7" w:rsidRPr="000001F7">
        <w:rPr>
          <w:rFonts w:ascii="Times New Roman" w:hAnsi="Times New Roman" w:cs="Times New Roman"/>
          <w:lang w:val="en-US"/>
        </w:rPr>
        <w:t>The ability to analyze</w:t>
      </w:r>
      <w:r w:rsidR="00586CC9" w:rsidRPr="000001F7">
        <w:rPr>
          <w:rFonts w:ascii="Times New Roman" w:hAnsi="Times New Roman" w:cs="Times New Roman"/>
          <w:lang w:val="en-US"/>
        </w:rPr>
        <w:t xml:space="preserve"> t</w:t>
      </w:r>
      <w:r w:rsidR="00586CC9" w:rsidRPr="00586CC9">
        <w:rPr>
          <w:rFonts w:ascii="Times New Roman" w:hAnsi="Times New Roman" w:cs="Times New Roman"/>
          <w:lang w:val="en-US"/>
        </w:rPr>
        <w:t xml:space="preserve">ibiofemoral kinematics during dynamic </w:t>
      </w:r>
      <w:del w:id="12" w:author="Brisson, Nicholas" w:date="2024-11-03T20:52:00Z">
        <w:r w:rsidR="00586CC9" w:rsidRPr="00586CC9" w:rsidDel="00FE41D7">
          <w:rPr>
            <w:rFonts w:ascii="Times New Roman" w:hAnsi="Times New Roman" w:cs="Times New Roman"/>
            <w:lang w:val="en-US"/>
          </w:rPr>
          <w:delText xml:space="preserve">motion </w:delText>
        </w:r>
      </w:del>
      <w:ins w:id="13" w:author="Brisson, Nicholas" w:date="2024-11-03T20:52:00Z">
        <w:r w:rsidR="00FE41D7">
          <w:rPr>
            <w:rFonts w:ascii="Times New Roman" w:hAnsi="Times New Roman" w:cs="Times New Roman"/>
            <w:lang w:val="en-US"/>
          </w:rPr>
          <w:t>imaging</w:t>
        </w:r>
        <w:r w:rsidR="00FE41D7" w:rsidRPr="00586CC9">
          <w:rPr>
            <w:rFonts w:ascii="Times New Roman" w:hAnsi="Times New Roman" w:cs="Times New Roman"/>
            <w:lang w:val="en-US"/>
          </w:rPr>
          <w:t xml:space="preserve"> </w:t>
        </w:r>
      </w:ins>
      <w:r w:rsidR="00586CC9" w:rsidRPr="00586CC9">
        <w:rPr>
          <w:rFonts w:ascii="Times New Roman" w:hAnsi="Times New Roman" w:cs="Times New Roman"/>
          <w:lang w:val="en-US"/>
        </w:rPr>
        <w:t xml:space="preserve">is important for </w:t>
      </w:r>
      <w:ins w:id="14" w:author="Brisson, Nicholas" w:date="2024-11-03T20:52:00Z">
        <w:r w:rsidR="00FE41D7">
          <w:rPr>
            <w:rFonts w:ascii="Times New Roman" w:hAnsi="Times New Roman" w:cs="Times New Roman"/>
            <w:lang w:val="en-US"/>
          </w:rPr>
          <w:t xml:space="preserve">research and </w:t>
        </w:r>
      </w:ins>
      <w:r w:rsidR="00586CC9" w:rsidRPr="00586CC9">
        <w:rPr>
          <w:rFonts w:ascii="Times New Roman" w:hAnsi="Times New Roman" w:cs="Times New Roman"/>
          <w:lang w:val="en-US"/>
        </w:rPr>
        <w:t>clinical assessment</w:t>
      </w:r>
      <w:del w:id="15" w:author="Brisson, Nicholas" w:date="2024-11-03T20:53:00Z">
        <w:r w:rsidR="00586CC9" w:rsidRPr="00586CC9" w:rsidDel="00FE41D7">
          <w:rPr>
            <w:rFonts w:ascii="Times New Roman" w:hAnsi="Times New Roman" w:cs="Times New Roman"/>
            <w:lang w:val="en-US"/>
          </w:rPr>
          <w:delText xml:space="preserve"> and research</w:delText>
        </w:r>
      </w:del>
      <w:r w:rsidR="00586CC9" w:rsidRPr="00586CC9">
        <w:rPr>
          <w:rFonts w:ascii="Times New Roman" w:hAnsi="Times New Roman" w:cs="Times New Roman"/>
          <w:lang w:val="en-US"/>
        </w:rPr>
        <w:t>.</w:t>
      </w:r>
    </w:p>
    <w:p w14:paraId="73A43D1A" w14:textId="020A3ABF"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Goal(s)</w:t>
      </w:r>
      <w:r>
        <w:rPr>
          <w:rFonts w:ascii="Times New Roman" w:hAnsi="Times New Roman" w:cs="Times New Roman"/>
          <w:b/>
          <w:bCs/>
          <w:lang w:val="en-US"/>
        </w:rPr>
        <w:t xml:space="preserve">: </w:t>
      </w:r>
      <w:r w:rsidR="00A86C4D" w:rsidRPr="00A86C4D">
        <w:rPr>
          <w:rFonts w:ascii="Times New Roman" w:hAnsi="Times New Roman" w:cs="Times New Roman"/>
          <w:lang w:val="en-US"/>
        </w:rPr>
        <w:t>To d</w:t>
      </w:r>
      <w:r w:rsidR="00586CC9" w:rsidRPr="00586CC9">
        <w:rPr>
          <w:rFonts w:ascii="Times New Roman" w:hAnsi="Times New Roman" w:cs="Times New Roman"/>
          <w:lang w:val="en-US"/>
        </w:rPr>
        <w:t>evelop and validate a semi-automated pipeline to track tibiofemoral motion and extract kinematic parameters from sagittal</w:t>
      </w:r>
      <w:ins w:id="16" w:author="Brisson, Nicholas" w:date="2024-11-03T20:53:00Z">
        <w:r w:rsidR="00FE41D7">
          <w:rPr>
            <w:rFonts w:ascii="Times New Roman" w:hAnsi="Times New Roman" w:cs="Times New Roman"/>
            <w:lang w:val="en-US"/>
          </w:rPr>
          <w:t xml:space="preserve"> </w:t>
        </w:r>
      </w:ins>
      <w:del w:id="17" w:author="Brisson, Nicholas" w:date="2024-11-03T20:53:00Z">
        <w:r w:rsidR="00586CC9" w:rsidRPr="00586CC9" w:rsidDel="00FE41D7">
          <w:rPr>
            <w:rFonts w:ascii="Times New Roman" w:hAnsi="Times New Roman" w:cs="Times New Roman"/>
            <w:lang w:val="en-US"/>
          </w:rPr>
          <w:delText>-</w:delText>
        </w:r>
      </w:del>
      <w:r w:rsidR="00586CC9" w:rsidRPr="00586CC9">
        <w:rPr>
          <w:rFonts w:ascii="Times New Roman" w:hAnsi="Times New Roman" w:cs="Times New Roman"/>
          <w:lang w:val="en-US"/>
        </w:rPr>
        <w:t>plane CINE MRI.</w:t>
      </w:r>
    </w:p>
    <w:p w14:paraId="7EC90368" w14:textId="0513978C"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Approach</w:t>
      </w:r>
      <w:r>
        <w:rPr>
          <w:rFonts w:ascii="Times New Roman" w:hAnsi="Times New Roman" w:cs="Times New Roman"/>
          <w:b/>
          <w:bCs/>
          <w:lang w:val="en-US"/>
        </w:rPr>
        <w:t>:</w:t>
      </w:r>
      <w:r w:rsidR="00A86C4D">
        <w:rPr>
          <w:rFonts w:ascii="Times New Roman" w:hAnsi="Times New Roman" w:cs="Times New Roman"/>
          <w:b/>
          <w:bCs/>
          <w:lang w:val="en-US"/>
        </w:rPr>
        <w:t xml:space="preserve"> </w:t>
      </w:r>
      <w:ins w:id="18" w:author="Brisson, Nicholas" w:date="2024-11-03T20:53:00Z">
        <w:r w:rsidR="00FE41D7" w:rsidRPr="00FE41D7">
          <w:rPr>
            <w:rFonts w:ascii="Times New Roman" w:hAnsi="Times New Roman" w:cs="Times New Roman"/>
            <w:bCs/>
            <w:lang w:val="en-US"/>
            <w:rPrChange w:id="19" w:author="Brisson, Nicholas" w:date="2024-11-03T20:53:00Z">
              <w:rPr>
                <w:rFonts w:ascii="Times New Roman" w:hAnsi="Times New Roman" w:cs="Times New Roman"/>
                <w:b/>
                <w:bCs/>
                <w:lang w:val="en-US"/>
              </w:rPr>
            </w:rPrChange>
          </w:rPr>
          <w:t>A</w:t>
        </w:r>
        <w:r w:rsidR="00FE41D7">
          <w:rPr>
            <w:rFonts w:ascii="Times New Roman" w:hAnsi="Times New Roman" w:cs="Times New Roman"/>
            <w:b/>
            <w:bCs/>
            <w:lang w:val="en-US"/>
          </w:rPr>
          <w:t xml:space="preserve"> </w:t>
        </w:r>
      </w:ins>
      <w:del w:id="20" w:author="Brisson, Nicholas" w:date="2024-11-03T20:53:00Z">
        <w:r w:rsidR="00A86C4D" w:rsidRPr="00A86C4D" w:rsidDel="00FE41D7">
          <w:rPr>
            <w:rFonts w:ascii="Times New Roman" w:hAnsi="Times New Roman" w:cs="Times New Roman"/>
            <w:lang w:val="en-US"/>
          </w:rPr>
          <w:delText>C</w:delText>
        </w:r>
      </w:del>
      <w:ins w:id="21" w:author="Brisson, Nicholas" w:date="2024-11-03T20:53:00Z">
        <w:r w:rsidR="00FE41D7">
          <w:rPr>
            <w:rFonts w:ascii="Times New Roman" w:hAnsi="Times New Roman" w:cs="Times New Roman"/>
            <w:lang w:val="en-US"/>
          </w:rPr>
          <w:t>c</w:t>
        </w:r>
      </w:ins>
      <w:r w:rsidR="00A86C4D" w:rsidRPr="00A86C4D">
        <w:rPr>
          <w:rFonts w:ascii="Times New Roman" w:hAnsi="Times New Roman" w:cs="Times New Roman"/>
          <w:lang w:val="en-US"/>
        </w:rPr>
        <w:t>ombination of</w:t>
      </w:r>
      <w:r w:rsidR="00586CC9" w:rsidRPr="00586CC9">
        <w:rPr>
          <w:rFonts w:ascii="Times New Roman" w:hAnsi="Times New Roman" w:cs="Times New Roman"/>
          <w:lang w:val="en-US"/>
        </w:rPr>
        <w:t xml:space="preserve"> edge detection </w:t>
      </w:r>
      <w:r w:rsidR="00A86C4D">
        <w:rPr>
          <w:rFonts w:ascii="Times New Roman" w:hAnsi="Times New Roman" w:cs="Times New Roman"/>
          <w:lang w:val="en-US"/>
        </w:rPr>
        <w:t>with connected</w:t>
      </w:r>
      <w:ins w:id="22" w:author="Brisson, Nicholas" w:date="2024-11-03T21:04:00Z">
        <w:r w:rsidR="00784C93">
          <w:rPr>
            <w:rFonts w:ascii="Times New Roman" w:hAnsi="Times New Roman" w:cs="Times New Roman"/>
            <w:lang w:val="en-US"/>
          </w:rPr>
          <w:t>-</w:t>
        </w:r>
      </w:ins>
      <w:del w:id="23" w:author="Brisson, Nicholas" w:date="2024-11-03T21:04:00Z">
        <w:r w:rsidR="00A86C4D" w:rsidDel="00784C93">
          <w:rPr>
            <w:rFonts w:ascii="Times New Roman" w:hAnsi="Times New Roman" w:cs="Times New Roman"/>
            <w:lang w:val="en-US"/>
          </w:rPr>
          <w:delText xml:space="preserve"> </w:delText>
        </w:r>
      </w:del>
      <w:r w:rsidR="00A86C4D">
        <w:rPr>
          <w:rFonts w:ascii="Times New Roman" w:hAnsi="Times New Roman" w:cs="Times New Roman"/>
          <w:lang w:val="en-US"/>
        </w:rPr>
        <w:t xml:space="preserve">component labeling </w:t>
      </w:r>
      <w:r w:rsidR="00586CC9" w:rsidRPr="00586CC9">
        <w:rPr>
          <w:rFonts w:ascii="Times New Roman" w:hAnsi="Times New Roman" w:cs="Times New Roman"/>
          <w:lang w:val="en-US"/>
        </w:rPr>
        <w:t xml:space="preserve">and frame-to-frame transformation optimization </w:t>
      </w:r>
      <w:ins w:id="24" w:author="Brisson, Nicholas" w:date="2024-11-03T20:54:00Z">
        <w:r w:rsidR="00FE41D7">
          <w:rPr>
            <w:rFonts w:ascii="Times New Roman" w:hAnsi="Times New Roman" w:cs="Times New Roman"/>
            <w:lang w:val="en-US"/>
          </w:rPr>
          <w:t xml:space="preserve">was used </w:t>
        </w:r>
      </w:ins>
      <w:r w:rsidR="00586CC9" w:rsidRPr="00586CC9">
        <w:rPr>
          <w:rFonts w:ascii="Times New Roman" w:hAnsi="Times New Roman" w:cs="Times New Roman"/>
          <w:lang w:val="en-US"/>
        </w:rPr>
        <w:t>to track bone boundaries during knee flexion-extension cycles</w:t>
      </w:r>
      <w:ins w:id="25" w:author="Brisson, Nicholas" w:date="2024-11-03T20:54:00Z">
        <w:r w:rsidR="00FE41D7">
          <w:rPr>
            <w:rFonts w:ascii="Times New Roman" w:hAnsi="Times New Roman" w:cs="Times New Roman"/>
            <w:lang w:val="en-US"/>
          </w:rPr>
          <w:t xml:space="preserve"> during dynamic MRI</w:t>
        </w:r>
      </w:ins>
      <w:r w:rsidR="00A86C4D">
        <w:rPr>
          <w:rFonts w:ascii="Times New Roman" w:hAnsi="Times New Roman" w:cs="Times New Roman"/>
          <w:lang w:val="en-US"/>
        </w:rPr>
        <w:t xml:space="preserve">. </w:t>
      </w:r>
      <w:ins w:id="26" w:author="Brisson, Nicholas" w:date="2024-11-03T20:54:00Z">
        <w:r w:rsidR="00FE41D7">
          <w:rPr>
            <w:rFonts w:ascii="Times New Roman" w:hAnsi="Times New Roman" w:cs="Times New Roman"/>
            <w:lang w:val="en-US"/>
          </w:rPr>
          <w:t xml:space="preserve">The method was validated </w:t>
        </w:r>
      </w:ins>
      <w:del w:id="27" w:author="Brisson, Nicholas" w:date="2024-11-03T20:54:00Z">
        <w:r w:rsidR="00A86C4D" w:rsidDel="00FE41D7">
          <w:rPr>
            <w:rFonts w:ascii="Times New Roman" w:hAnsi="Times New Roman" w:cs="Times New Roman"/>
            <w:lang w:val="en-US"/>
          </w:rPr>
          <w:delText>V</w:delText>
        </w:r>
      </w:del>
      <w:del w:id="28" w:author="Brisson, Nicholas" w:date="2024-11-03T20:55:00Z">
        <w:r w:rsidR="00A86C4D" w:rsidDel="00FE41D7">
          <w:rPr>
            <w:rFonts w:ascii="Times New Roman" w:hAnsi="Times New Roman" w:cs="Times New Roman"/>
            <w:lang w:val="en-US"/>
          </w:rPr>
          <w:delText>alidation</w:delText>
        </w:r>
        <w:r w:rsidR="00586CC9" w:rsidRPr="00586CC9" w:rsidDel="00FE41D7">
          <w:rPr>
            <w:rFonts w:ascii="Times New Roman" w:hAnsi="Times New Roman" w:cs="Times New Roman"/>
            <w:lang w:val="en-US"/>
          </w:rPr>
          <w:delText xml:space="preserve"> </w:delText>
        </w:r>
      </w:del>
      <w:r w:rsidR="00586CC9" w:rsidRPr="00586CC9">
        <w:rPr>
          <w:rFonts w:ascii="Times New Roman" w:hAnsi="Times New Roman" w:cs="Times New Roman"/>
          <w:lang w:val="en-US"/>
        </w:rPr>
        <w:t>in five healthy volunteers</w:t>
      </w:r>
      <w:ins w:id="29" w:author="Brisson, Nicholas" w:date="2024-11-03T20:54:00Z">
        <w:r w:rsidR="00FE41D7">
          <w:rPr>
            <w:rFonts w:ascii="Times New Roman" w:hAnsi="Times New Roman" w:cs="Times New Roman"/>
            <w:lang w:val="en-US"/>
          </w:rPr>
          <w:t xml:space="preserve">, </w:t>
        </w:r>
      </w:ins>
      <w:del w:id="30" w:author="Brisson, Nicholas" w:date="2024-11-03T20:54:00Z">
        <w:r w:rsidR="00A86C4D" w:rsidDel="00FE41D7">
          <w:rPr>
            <w:rFonts w:ascii="Times New Roman" w:hAnsi="Times New Roman" w:cs="Times New Roman"/>
            <w:lang w:val="en-US"/>
          </w:rPr>
          <w:delText xml:space="preserve"> </w:delText>
        </w:r>
      </w:del>
      <w:r w:rsidR="00A86C4D">
        <w:rPr>
          <w:rFonts w:ascii="Times New Roman" w:hAnsi="Times New Roman" w:cs="Times New Roman"/>
          <w:lang w:val="en-US"/>
        </w:rPr>
        <w:t>and</w:t>
      </w:r>
      <w:r w:rsidR="00586CC9" w:rsidRPr="00586CC9">
        <w:rPr>
          <w:rFonts w:ascii="Times New Roman" w:hAnsi="Times New Roman" w:cs="Times New Roman"/>
          <w:lang w:val="en-US"/>
        </w:rPr>
        <w:t xml:space="preserve"> compar</w:t>
      </w:r>
      <w:ins w:id="31" w:author="Brisson, Nicholas" w:date="2024-11-03T20:55:00Z">
        <w:r w:rsidR="00FE41D7">
          <w:rPr>
            <w:rFonts w:ascii="Times New Roman" w:hAnsi="Times New Roman" w:cs="Times New Roman"/>
            <w:lang w:val="en-US"/>
          </w:rPr>
          <w:t>ed</w:t>
        </w:r>
      </w:ins>
      <w:del w:id="32" w:author="Brisson, Nicholas" w:date="2024-11-03T20:55:00Z">
        <w:r w:rsidR="00586CC9" w:rsidRPr="00586CC9" w:rsidDel="00FE41D7">
          <w:rPr>
            <w:rFonts w:ascii="Times New Roman" w:hAnsi="Times New Roman" w:cs="Times New Roman"/>
            <w:lang w:val="en-US"/>
          </w:rPr>
          <w:delText>i</w:delText>
        </w:r>
        <w:r w:rsidR="00A86C4D" w:rsidDel="00FE41D7">
          <w:rPr>
            <w:rFonts w:ascii="Times New Roman" w:hAnsi="Times New Roman" w:cs="Times New Roman"/>
            <w:lang w:val="en-US"/>
          </w:rPr>
          <w:delText>son</w:delText>
        </w:r>
      </w:del>
      <w:r w:rsidR="00A86C4D">
        <w:rPr>
          <w:rFonts w:ascii="Times New Roman" w:hAnsi="Times New Roman" w:cs="Times New Roman"/>
          <w:lang w:val="en-US"/>
        </w:rPr>
        <w:t xml:space="preserve"> </w:t>
      </w:r>
      <w:r w:rsidR="00586CC9" w:rsidRPr="00586CC9">
        <w:rPr>
          <w:rFonts w:ascii="Times New Roman" w:hAnsi="Times New Roman" w:cs="Times New Roman"/>
          <w:lang w:val="en-US"/>
        </w:rPr>
        <w:t>with manual segmentation.</w:t>
      </w:r>
    </w:p>
    <w:p w14:paraId="4A57FE09" w14:textId="0ADE7CF8" w:rsidR="00C77846" w:rsidRPr="00C77846"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Results</w:t>
      </w:r>
      <w:r>
        <w:rPr>
          <w:rFonts w:ascii="Times New Roman" w:hAnsi="Times New Roman" w:cs="Times New Roman"/>
          <w:b/>
          <w:bCs/>
          <w:lang w:val="en-US"/>
        </w:rPr>
        <w:t xml:space="preserve">: </w:t>
      </w:r>
      <w:r w:rsidR="00586CC9" w:rsidRPr="00586CC9">
        <w:rPr>
          <w:rFonts w:ascii="Times New Roman" w:hAnsi="Times New Roman" w:cs="Times New Roman"/>
          <w:lang w:val="en-US"/>
        </w:rPr>
        <w:t>Measured kinematics (</w:t>
      </w:r>
      <w:commentRangeStart w:id="33"/>
      <w:r w:rsidR="00586CC9" w:rsidRPr="00586CC9">
        <w:rPr>
          <w:rFonts w:ascii="Times New Roman" w:hAnsi="Times New Roman" w:cs="Times New Roman"/>
          <w:lang w:val="en-US"/>
        </w:rPr>
        <w:t>flexion-extension angle: 24.1</w:t>
      </w:r>
      <w:del w:id="34" w:author="Brisson, Nicholas" w:date="2024-11-03T20:55:00Z">
        <w:r w:rsidR="00586CC9" w:rsidRPr="00586CC9" w:rsidDel="00FE41D7">
          <w:rPr>
            <w:rFonts w:ascii="Times New Roman" w:hAnsi="Times New Roman" w:cs="Times New Roman"/>
            <w:lang w:val="en-US"/>
          </w:rPr>
          <w:delText>0</w:delText>
        </w:r>
      </w:del>
      <w:r w:rsidR="00586CC9" w:rsidRPr="00586CC9">
        <w:rPr>
          <w:rFonts w:ascii="Times New Roman" w:hAnsi="Times New Roman" w:cs="Times New Roman"/>
          <w:lang w:val="en-US"/>
        </w:rPr>
        <w:t>° ± 7.</w:t>
      </w:r>
      <w:ins w:id="35" w:author="Brisson, Nicholas" w:date="2024-11-03T20:55:00Z">
        <w:r w:rsidR="00FE41D7">
          <w:rPr>
            <w:rFonts w:ascii="Times New Roman" w:hAnsi="Times New Roman" w:cs="Times New Roman"/>
            <w:lang w:val="en-US"/>
          </w:rPr>
          <w:t>2</w:t>
        </w:r>
      </w:ins>
      <w:del w:id="36" w:author="Brisson, Nicholas" w:date="2024-11-03T20:55:00Z">
        <w:r w:rsidR="00586CC9" w:rsidRPr="00586CC9" w:rsidDel="00FE41D7">
          <w:rPr>
            <w:rFonts w:ascii="Times New Roman" w:hAnsi="Times New Roman" w:cs="Times New Roman"/>
            <w:lang w:val="en-US"/>
          </w:rPr>
          <w:delText>15</w:delText>
        </w:r>
      </w:del>
      <w:r w:rsidR="00586CC9" w:rsidRPr="00586CC9">
        <w:rPr>
          <w:rFonts w:ascii="Times New Roman" w:hAnsi="Times New Roman" w:cs="Times New Roman"/>
          <w:lang w:val="en-US"/>
        </w:rPr>
        <w:t xml:space="preserve">°, </w:t>
      </w:r>
      <w:commentRangeEnd w:id="33"/>
      <w:r w:rsidR="00FE41D7">
        <w:rPr>
          <w:rStyle w:val="CommentReference"/>
        </w:rPr>
        <w:commentReference w:id="33"/>
      </w:r>
      <w:ins w:id="37" w:author="Brisson, Nicholas" w:date="2024-11-03T20:56:00Z">
        <w:r w:rsidR="00FE41D7">
          <w:rPr>
            <w:rFonts w:ascii="Times New Roman" w:hAnsi="Times New Roman" w:cs="Times New Roman"/>
            <w:lang w:val="en-US"/>
          </w:rPr>
          <w:t>anterior-posterior</w:t>
        </w:r>
      </w:ins>
      <w:del w:id="38" w:author="Brisson, Nicholas" w:date="2024-11-03T20:56:00Z">
        <w:r w:rsidR="00586CC9" w:rsidRPr="00586CC9" w:rsidDel="00FE41D7">
          <w:rPr>
            <w:rFonts w:ascii="Times New Roman" w:hAnsi="Times New Roman" w:cs="Times New Roman"/>
            <w:lang w:val="en-US"/>
          </w:rPr>
          <w:delText>AP</w:delText>
        </w:r>
      </w:del>
      <w:r w:rsidR="00586CC9" w:rsidRPr="00586CC9">
        <w:rPr>
          <w:rFonts w:ascii="Times New Roman" w:hAnsi="Times New Roman" w:cs="Times New Roman"/>
          <w:lang w:val="en-US"/>
        </w:rPr>
        <w:t xml:space="preserve"> translation</w:t>
      </w:r>
      <w:commentRangeStart w:id="39"/>
      <w:r w:rsidR="00586CC9" w:rsidRPr="00586CC9">
        <w:rPr>
          <w:rFonts w:ascii="Times New Roman" w:hAnsi="Times New Roman" w:cs="Times New Roman"/>
          <w:lang w:val="en-US"/>
        </w:rPr>
        <w:t>: -18.</w:t>
      </w:r>
      <w:ins w:id="40" w:author="Brisson, Nicholas" w:date="2024-11-03T20:56:00Z">
        <w:r w:rsidR="00FE41D7">
          <w:rPr>
            <w:rFonts w:ascii="Times New Roman" w:hAnsi="Times New Roman" w:cs="Times New Roman"/>
            <w:lang w:val="en-US"/>
          </w:rPr>
          <w:t>8</w:t>
        </w:r>
      </w:ins>
      <w:del w:id="41" w:author="Brisson, Nicholas" w:date="2024-11-03T20:56:00Z">
        <w:r w:rsidR="00586CC9" w:rsidRPr="00586CC9" w:rsidDel="00FE41D7">
          <w:rPr>
            <w:rFonts w:ascii="Times New Roman" w:hAnsi="Times New Roman" w:cs="Times New Roman"/>
            <w:lang w:val="en-US"/>
          </w:rPr>
          <w:delText>78</w:delText>
        </w:r>
      </w:del>
      <w:r w:rsidR="00586CC9" w:rsidRPr="00586CC9">
        <w:rPr>
          <w:rFonts w:ascii="Times New Roman" w:hAnsi="Times New Roman" w:cs="Times New Roman"/>
          <w:lang w:val="en-US"/>
        </w:rPr>
        <w:t> ± 3.</w:t>
      </w:r>
      <w:ins w:id="42" w:author="Brisson, Nicholas" w:date="2024-11-03T20:56:00Z">
        <w:r w:rsidR="00FE41D7">
          <w:rPr>
            <w:rFonts w:ascii="Times New Roman" w:hAnsi="Times New Roman" w:cs="Times New Roman"/>
            <w:lang w:val="en-US"/>
          </w:rPr>
          <w:t>2</w:t>
        </w:r>
      </w:ins>
      <w:del w:id="43" w:author="Brisson, Nicholas" w:date="2024-11-03T20:56:00Z">
        <w:r w:rsidR="00586CC9" w:rsidRPr="00586CC9" w:rsidDel="00FE41D7">
          <w:rPr>
            <w:rFonts w:ascii="Times New Roman" w:hAnsi="Times New Roman" w:cs="Times New Roman"/>
            <w:lang w:val="en-US"/>
          </w:rPr>
          <w:delText>16</w:delText>
        </w:r>
      </w:del>
      <w:r w:rsidR="00586CC9" w:rsidRPr="00586CC9">
        <w:rPr>
          <w:rFonts w:ascii="Times New Roman" w:hAnsi="Times New Roman" w:cs="Times New Roman"/>
          <w:lang w:val="en-US"/>
        </w:rPr>
        <w:t xml:space="preserve"> mm, </w:t>
      </w:r>
      <w:ins w:id="44" w:author="Brisson, Nicholas" w:date="2024-11-03T20:56:00Z">
        <w:r w:rsidR="00FE41D7">
          <w:rPr>
            <w:rFonts w:ascii="Times New Roman" w:hAnsi="Times New Roman" w:cs="Times New Roman"/>
            <w:lang w:val="en-US"/>
          </w:rPr>
          <w:t>superior-inferior</w:t>
        </w:r>
      </w:ins>
      <w:commentRangeStart w:id="45"/>
      <w:del w:id="46" w:author="Brisson, Nicholas" w:date="2024-11-03T20:56:00Z">
        <w:r w:rsidR="00586CC9" w:rsidRPr="00586CC9" w:rsidDel="00FE41D7">
          <w:rPr>
            <w:rFonts w:ascii="Times New Roman" w:hAnsi="Times New Roman" w:cs="Times New Roman"/>
            <w:lang w:val="en-US"/>
          </w:rPr>
          <w:delText>SI</w:delText>
        </w:r>
      </w:del>
      <w:commentRangeEnd w:id="45"/>
      <w:r w:rsidR="00FE41D7">
        <w:rPr>
          <w:rStyle w:val="CommentReference"/>
        </w:rPr>
        <w:commentReference w:id="45"/>
      </w:r>
      <w:r w:rsidR="00586CC9" w:rsidRPr="00586CC9">
        <w:rPr>
          <w:rFonts w:ascii="Times New Roman" w:hAnsi="Times New Roman" w:cs="Times New Roman"/>
          <w:lang w:val="en-US"/>
        </w:rPr>
        <w:t xml:space="preserve"> translation: 0.8</w:t>
      </w:r>
      <w:del w:id="47" w:author="Brisson, Nicholas" w:date="2024-11-03T20:56:00Z">
        <w:r w:rsidR="00586CC9" w:rsidRPr="00586CC9" w:rsidDel="00FE41D7">
          <w:rPr>
            <w:rFonts w:ascii="Times New Roman" w:hAnsi="Times New Roman" w:cs="Times New Roman"/>
            <w:lang w:val="en-US"/>
          </w:rPr>
          <w:delText>2</w:delText>
        </w:r>
      </w:del>
      <w:r w:rsidR="00586CC9" w:rsidRPr="00586CC9">
        <w:rPr>
          <w:rFonts w:ascii="Times New Roman" w:hAnsi="Times New Roman" w:cs="Times New Roman"/>
          <w:lang w:val="en-US"/>
        </w:rPr>
        <w:t> ± 1.3</w:t>
      </w:r>
      <w:del w:id="48" w:author="Brisson, Nicholas" w:date="2024-11-03T20:56:00Z">
        <w:r w:rsidR="00586CC9" w:rsidRPr="00586CC9" w:rsidDel="00FE41D7">
          <w:rPr>
            <w:rFonts w:ascii="Times New Roman" w:hAnsi="Times New Roman" w:cs="Times New Roman"/>
            <w:lang w:val="en-US"/>
          </w:rPr>
          <w:delText>3</w:delText>
        </w:r>
      </w:del>
      <w:r w:rsidR="00586CC9" w:rsidRPr="00586CC9">
        <w:rPr>
          <w:rFonts w:ascii="Times New Roman" w:hAnsi="Times New Roman" w:cs="Times New Roman"/>
          <w:lang w:val="en-US"/>
        </w:rPr>
        <w:t> mm</w:t>
      </w:r>
      <w:commentRangeEnd w:id="39"/>
      <w:r w:rsidR="00FE41D7">
        <w:rPr>
          <w:rStyle w:val="CommentReference"/>
        </w:rPr>
        <w:commentReference w:id="39"/>
      </w:r>
      <w:r w:rsidR="00586CC9" w:rsidRPr="00586CC9">
        <w:rPr>
          <w:rFonts w:ascii="Times New Roman" w:hAnsi="Times New Roman" w:cs="Times New Roman"/>
          <w:lang w:val="en-US"/>
        </w:rPr>
        <w:t xml:space="preserve">) </w:t>
      </w:r>
      <w:del w:id="49" w:author="Brisson, Nicholas" w:date="2024-11-03T20:57:00Z">
        <w:r w:rsidR="00586CC9" w:rsidRPr="00586CC9" w:rsidDel="00FE41D7">
          <w:rPr>
            <w:rFonts w:ascii="Times New Roman" w:hAnsi="Times New Roman" w:cs="Times New Roman"/>
            <w:lang w:val="en-US"/>
          </w:rPr>
          <w:delText xml:space="preserve">aligned </w:delText>
        </w:r>
      </w:del>
      <w:ins w:id="50" w:author="Brisson, Nicholas" w:date="2024-11-03T20:57:00Z">
        <w:r w:rsidR="00FE41D7">
          <w:rPr>
            <w:rFonts w:ascii="Times New Roman" w:hAnsi="Times New Roman" w:cs="Times New Roman"/>
            <w:lang w:val="en-US"/>
          </w:rPr>
          <w:t>matched</w:t>
        </w:r>
      </w:ins>
      <w:del w:id="51" w:author="Brisson, Nicholas" w:date="2024-11-03T20:57:00Z">
        <w:r w:rsidR="00586CC9" w:rsidRPr="00586CC9" w:rsidDel="00FE41D7">
          <w:rPr>
            <w:rFonts w:ascii="Times New Roman" w:hAnsi="Times New Roman" w:cs="Times New Roman"/>
            <w:lang w:val="en-US"/>
          </w:rPr>
          <w:delText xml:space="preserve">with </w:delText>
        </w:r>
      </w:del>
      <w:ins w:id="52" w:author="Brisson, Nicholas" w:date="2024-11-03T20:57:00Z">
        <w:r w:rsidR="00FE41D7">
          <w:rPr>
            <w:rFonts w:ascii="Times New Roman" w:hAnsi="Times New Roman" w:cs="Times New Roman"/>
            <w:lang w:val="en-US"/>
          </w:rPr>
          <w:t xml:space="preserve"> </w:t>
        </w:r>
      </w:ins>
      <w:r w:rsidR="000001F7">
        <w:rPr>
          <w:rFonts w:ascii="Times New Roman" w:hAnsi="Times New Roman" w:cs="Times New Roman"/>
          <w:lang w:val="en-US"/>
        </w:rPr>
        <w:t xml:space="preserve">expected </w:t>
      </w:r>
      <w:r w:rsidR="00586CC9" w:rsidRPr="00586CC9">
        <w:rPr>
          <w:rFonts w:ascii="Times New Roman" w:hAnsi="Times New Roman" w:cs="Times New Roman"/>
          <w:lang w:val="en-US"/>
        </w:rPr>
        <w:t xml:space="preserve">physiological ranges and </w:t>
      </w:r>
      <w:r w:rsidR="000A12B7">
        <w:rPr>
          <w:rFonts w:ascii="Times New Roman" w:hAnsi="Times New Roman" w:cs="Times New Roman"/>
          <w:lang w:val="en-US"/>
        </w:rPr>
        <w:t xml:space="preserve">showed higher accuracy than </w:t>
      </w:r>
      <w:r w:rsidR="00586CC9" w:rsidRPr="00586CC9">
        <w:rPr>
          <w:rFonts w:ascii="Times New Roman" w:hAnsi="Times New Roman" w:cs="Times New Roman"/>
          <w:lang w:val="en-US"/>
        </w:rPr>
        <w:t>manual segmentation</w:t>
      </w:r>
      <w:r w:rsidR="000A12B7">
        <w:rPr>
          <w:rFonts w:ascii="Times New Roman" w:hAnsi="Times New Roman" w:cs="Times New Roman"/>
          <w:lang w:val="en-US"/>
        </w:rPr>
        <w:t>.</w:t>
      </w:r>
    </w:p>
    <w:p w14:paraId="601C6F8E" w14:textId="4EA09958" w:rsidR="00C77846" w:rsidRPr="00586CC9"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Impact</w:t>
      </w:r>
      <w:r>
        <w:rPr>
          <w:rFonts w:ascii="Times New Roman" w:hAnsi="Times New Roman" w:cs="Times New Roman"/>
          <w:b/>
          <w:bCs/>
          <w:lang w:val="en-US"/>
        </w:rPr>
        <w:t xml:space="preserve"> - </w:t>
      </w:r>
      <w:r w:rsidRPr="00C77846">
        <w:rPr>
          <w:rFonts w:ascii="Times New Roman" w:hAnsi="Times New Roman" w:cs="Times New Roman"/>
          <w:i/>
          <w:iCs/>
          <w:lang w:val="en-US"/>
        </w:rPr>
        <w:t>40 words</w:t>
      </w:r>
      <w:r>
        <w:rPr>
          <w:rFonts w:ascii="Times New Roman" w:hAnsi="Times New Roman" w:cs="Times New Roman"/>
          <w:b/>
          <w:bCs/>
          <w:lang w:val="en-US"/>
        </w:rPr>
        <w:t xml:space="preserve">: </w:t>
      </w:r>
      <w:del w:id="53" w:author="Brisson, Nicholas" w:date="2024-11-03T20:57:00Z">
        <w:r w:rsidR="00586CC9" w:rsidRPr="00586CC9" w:rsidDel="00FE41D7">
          <w:rPr>
            <w:rFonts w:ascii="Times New Roman" w:hAnsi="Times New Roman" w:cs="Times New Roman"/>
            <w:lang w:val="en-US"/>
          </w:rPr>
          <w:delText xml:space="preserve">This </w:delText>
        </w:r>
        <w:r w:rsidR="000001F7" w:rsidDel="00FE41D7">
          <w:rPr>
            <w:rFonts w:ascii="Times New Roman" w:hAnsi="Times New Roman" w:cs="Times New Roman"/>
            <w:lang w:val="en-US"/>
          </w:rPr>
          <w:delText>work</w:delText>
        </w:r>
        <w:r w:rsidR="00586CC9" w:rsidRPr="00586CC9" w:rsidDel="00FE41D7">
          <w:rPr>
            <w:rFonts w:ascii="Times New Roman" w:hAnsi="Times New Roman" w:cs="Times New Roman"/>
            <w:lang w:val="en-US"/>
          </w:rPr>
          <w:delText xml:space="preserve"> demonstrates that d</w:delText>
        </w:r>
      </w:del>
      <w:ins w:id="54" w:author="Brisson, Nicholas" w:date="2024-11-03T20:57:00Z">
        <w:r w:rsidR="00FE41D7">
          <w:rPr>
            <w:rFonts w:ascii="Times New Roman" w:hAnsi="Times New Roman" w:cs="Times New Roman"/>
            <w:lang w:val="en-US"/>
          </w:rPr>
          <w:t>D</w:t>
        </w:r>
      </w:ins>
      <w:r w:rsidR="00586CC9" w:rsidRPr="00586CC9">
        <w:rPr>
          <w:rFonts w:ascii="Times New Roman" w:hAnsi="Times New Roman" w:cs="Times New Roman"/>
          <w:lang w:val="en-US"/>
        </w:rPr>
        <w:t xml:space="preserve">irect analysis of dynamic MRI frames can achieve accurate motion tracking </w:t>
      </w:r>
      <w:r w:rsidR="000001F7">
        <w:rPr>
          <w:rFonts w:ascii="Times New Roman" w:hAnsi="Times New Roman" w:cs="Times New Roman"/>
          <w:lang w:val="en-US"/>
        </w:rPr>
        <w:t xml:space="preserve">of the tibia and femur </w:t>
      </w:r>
      <w:r w:rsidR="00586CC9" w:rsidRPr="00586CC9">
        <w:rPr>
          <w:rFonts w:ascii="Times New Roman" w:hAnsi="Times New Roman" w:cs="Times New Roman"/>
          <w:lang w:val="en-US"/>
        </w:rPr>
        <w:t xml:space="preserve">without requiring high-resolution </w:t>
      </w:r>
      <w:r w:rsidR="000001F7">
        <w:rPr>
          <w:rFonts w:ascii="Times New Roman" w:hAnsi="Times New Roman" w:cs="Times New Roman"/>
          <w:lang w:val="en-US"/>
        </w:rPr>
        <w:t>reference</w:t>
      </w:r>
      <w:r w:rsidR="00586CC9" w:rsidRPr="00586CC9">
        <w:rPr>
          <w:rFonts w:ascii="Times New Roman" w:hAnsi="Times New Roman" w:cs="Times New Roman"/>
          <w:lang w:val="en-US"/>
        </w:rPr>
        <w:t xml:space="preserve"> scans. This approach </w:t>
      </w:r>
      <w:ins w:id="55" w:author="Brisson, Nicholas" w:date="2024-11-03T20:58:00Z">
        <w:r w:rsidR="00FE41D7">
          <w:rPr>
            <w:rFonts w:ascii="Times New Roman" w:hAnsi="Times New Roman" w:cs="Times New Roman"/>
            <w:lang w:val="en-US"/>
          </w:rPr>
          <w:t>out</w:t>
        </w:r>
      </w:ins>
      <w:r w:rsidR="000A12B7">
        <w:rPr>
          <w:rFonts w:ascii="Times New Roman" w:hAnsi="Times New Roman" w:cs="Times New Roman"/>
          <w:lang w:val="en-US"/>
        </w:rPr>
        <w:t xml:space="preserve">performs </w:t>
      </w:r>
      <w:del w:id="56" w:author="Brisson, Nicholas" w:date="2024-11-03T20:58:00Z">
        <w:r w:rsidR="000A12B7" w:rsidDel="00FE41D7">
          <w:rPr>
            <w:rFonts w:ascii="Times New Roman" w:hAnsi="Times New Roman" w:cs="Times New Roman"/>
            <w:lang w:val="en-US"/>
          </w:rPr>
          <w:delText xml:space="preserve">better than </w:delText>
        </w:r>
      </w:del>
      <w:r w:rsidR="000A12B7">
        <w:rPr>
          <w:rFonts w:ascii="Times New Roman" w:hAnsi="Times New Roman" w:cs="Times New Roman"/>
          <w:lang w:val="en-US"/>
        </w:rPr>
        <w:t xml:space="preserve">manual segmentation and </w:t>
      </w:r>
      <w:r w:rsidR="000A12B7" w:rsidRPr="00586CC9">
        <w:rPr>
          <w:rFonts w:ascii="Times New Roman" w:hAnsi="Times New Roman" w:cs="Times New Roman"/>
          <w:lang w:val="en-US"/>
        </w:rPr>
        <w:t>streamline</w:t>
      </w:r>
      <w:r w:rsidR="000A12B7">
        <w:rPr>
          <w:rFonts w:ascii="Times New Roman" w:hAnsi="Times New Roman" w:cs="Times New Roman"/>
          <w:lang w:val="en-US"/>
        </w:rPr>
        <w:t>s</w:t>
      </w:r>
      <w:r w:rsidR="00586CC9" w:rsidRPr="00586CC9">
        <w:rPr>
          <w:rFonts w:ascii="Times New Roman" w:hAnsi="Times New Roman" w:cs="Times New Roman"/>
          <w:lang w:val="en-US"/>
        </w:rPr>
        <w:t xml:space="preserve"> </w:t>
      </w:r>
      <w:r w:rsidR="000A12B7">
        <w:rPr>
          <w:rFonts w:ascii="Times New Roman" w:hAnsi="Times New Roman" w:cs="Times New Roman"/>
          <w:lang w:val="en-US"/>
        </w:rPr>
        <w:t>the</w:t>
      </w:r>
      <w:r w:rsidR="00586CC9" w:rsidRPr="00586CC9">
        <w:rPr>
          <w:rFonts w:ascii="Times New Roman" w:hAnsi="Times New Roman" w:cs="Times New Roman"/>
          <w:lang w:val="en-US"/>
        </w:rPr>
        <w:t xml:space="preserve"> study</w:t>
      </w:r>
      <w:r w:rsidR="000A12B7">
        <w:rPr>
          <w:rFonts w:ascii="Times New Roman" w:hAnsi="Times New Roman" w:cs="Times New Roman"/>
          <w:lang w:val="en-US"/>
        </w:rPr>
        <w:t xml:space="preserve"> of</w:t>
      </w:r>
      <w:r w:rsidR="00586CC9" w:rsidRPr="00586CC9">
        <w:rPr>
          <w:rFonts w:ascii="Times New Roman" w:hAnsi="Times New Roman" w:cs="Times New Roman"/>
          <w:lang w:val="en-US"/>
        </w:rPr>
        <w:t xml:space="preserve"> in vivo knee kinematics</w:t>
      </w:r>
      <w:ins w:id="57" w:author="Brisson, Nicholas" w:date="2024-11-03T20:58:00Z">
        <w:r w:rsidR="00FE41D7">
          <w:rPr>
            <w:rFonts w:ascii="Times New Roman" w:hAnsi="Times New Roman" w:cs="Times New Roman"/>
            <w:lang w:val="en-US"/>
          </w:rPr>
          <w:t xml:space="preserve"> from imaging data.</w:t>
        </w:r>
      </w:ins>
    </w:p>
    <w:p w14:paraId="5165C5F5" w14:textId="77777777" w:rsidR="000A12B7" w:rsidRDefault="000A12B7" w:rsidP="00C77846">
      <w:pPr>
        <w:rPr>
          <w:rFonts w:ascii="Times New Roman" w:hAnsi="Times New Roman" w:cs="Times New Roman"/>
          <w:b/>
          <w:bCs/>
          <w:sz w:val="28"/>
          <w:szCs w:val="28"/>
          <w:lang w:val="en-US"/>
        </w:rPr>
      </w:pPr>
    </w:p>
    <w:p w14:paraId="732AE208" w14:textId="084B721F" w:rsidR="00C77846" w:rsidRDefault="00C77846" w:rsidP="00C77846">
      <w:pPr>
        <w:rPr>
          <w:rFonts w:ascii="Times New Roman" w:hAnsi="Times New Roman" w:cs="Times New Roman"/>
          <w:i/>
          <w:iCs/>
          <w:lang w:val="en-US"/>
        </w:rPr>
      </w:pPr>
      <w:r w:rsidRPr="00C77846">
        <w:rPr>
          <w:rFonts w:ascii="Times New Roman" w:hAnsi="Times New Roman" w:cs="Times New Roman"/>
          <w:b/>
          <w:bCs/>
          <w:sz w:val="28"/>
          <w:szCs w:val="28"/>
          <w:lang w:val="en-US"/>
        </w:rPr>
        <w:t>Abstract</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750 words - references not included</w:t>
      </w:r>
      <w:r w:rsidR="006C635C">
        <w:rPr>
          <w:rFonts w:ascii="Times New Roman" w:hAnsi="Times New Roman" w:cs="Times New Roman"/>
          <w:i/>
          <w:iCs/>
          <w:lang w:val="en-US"/>
        </w:rPr>
        <w:t>, discussion and conclusion can be merged</w:t>
      </w:r>
    </w:p>
    <w:p w14:paraId="668E22D5"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Introduction</w:t>
      </w:r>
    </w:p>
    <w:p w14:paraId="02094944" w14:textId="38B2C0DC" w:rsidR="00C77846" w:rsidRPr="00C77846" w:rsidRDefault="00586CC9" w:rsidP="00586CC9">
      <w:pPr>
        <w:jc w:val="both"/>
        <w:rPr>
          <w:rFonts w:ascii="Times New Roman" w:hAnsi="Times New Roman" w:cs="Times New Roman"/>
          <w:lang w:val="en-US"/>
        </w:rPr>
      </w:pPr>
      <w:r w:rsidRPr="00586CC9">
        <w:rPr>
          <w:rFonts w:ascii="Times New Roman" w:hAnsi="Times New Roman" w:cs="Times New Roman"/>
          <w:lang w:val="en-US"/>
        </w:rPr>
        <w:t>Accurate assessment of tibiofemoral kinematics is crucial for</w:t>
      </w:r>
      <w:r w:rsidR="00A92D83">
        <w:rPr>
          <w:rFonts w:ascii="Times New Roman" w:hAnsi="Times New Roman" w:cs="Times New Roman"/>
          <w:lang w:val="en-US"/>
        </w:rPr>
        <w:t xml:space="preserve"> evaluating</w:t>
      </w:r>
      <w:r w:rsidRPr="00586CC9">
        <w:rPr>
          <w:rFonts w:ascii="Times New Roman" w:hAnsi="Times New Roman" w:cs="Times New Roman"/>
          <w:lang w:val="en-US"/>
        </w:rPr>
        <w:t xml:space="preserve"> joint function</w:t>
      </w:r>
      <w:del w:id="58" w:author="Brisson, Nicholas" w:date="2024-11-03T21:03:00Z">
        <w:r w:rsidRPr="00586CC9" w:rsidDel="00784C93">
          <w:rPr>
            <w:rFonts w:ascii="Times New Roman" w:hAnsi="Times New Roman" w:cs="Times New Roman"/>
            <w:lang w:val="en-US"/>
          </w:rPr>
          <w:delText>ality</w:delText>
        </w:r>
      </w:del>
      <w:r w:rsidRPr="00586CC9">
        <w:rPr>
          <w:rFonts w:ascii="Times New Roman" w:hAnsi="Times New Roman" w:cs="Times New Roman"/>
          <w:lang w:val="en-US"/>
        </w:rPr>
        <w:t xml:space="preserve"> and </w:t>
      </w:r>
      <w:r w:rsidR="00A92D83">
        <w:rPr>
          <w:rFonts w:ascii="Times New Roman" w:hAnsi="Times New Roman" w:cs="Times New Roman"/>
          <w:lang w:val="en-US"/>
        </w:rPr>
        <w:t xml:space="preserve">improving </w:t>
      </w:r>
      <w:r w:rsidRPr="00586CC9">
        <w:rPr>
          <w:rFonts w:ascii="Times New Roman" w:hAnsi="Times New Roman" w:cs="Times New Roman"/>
          <w:lang w:val="en-US"/>
        </w:rPr>
        <w:t>prosthetic design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{"citationID":"lzqoYgYD","properties":{"formattedCitation":"\\super 1\\nosupersub{}","plainCitation":"1","noteIndex":0},"citationItems":[{"id":2986,"uris":["http://zotero.org/users/5333775/items/5R6WPFH7"],"itemData":{"id":2986,"type":"article-journal","container-title":"Journal of Biomechanics","DOI":"10.1016/j.jbiomech.2022.111306","ISSN":"00219290","journalAbbreviation":"Journal of Biomechanics","language":"en","page":"111306","source":"DOI.org (Crossref)","title":"Interpretation of natural tibio-femoral kinematics critically depends upon the kinematic analysis approach: A survey and comparison of methodologies","title-short":"Interpretation of natural tibio-femoral kinematics critically depends upon the kinematic analysis approach","volume":"144","author":[{"family":"Postolka","given":"Barbara"},{"family":"Taylor","given":"William R."},{"family":"Dätwyler","given":"Katrin"},{"family":"Heller","given":"Markus O."},{"family":"List","given":"Renate"},{"family":"Schütz","given":"Pascal"}],"issued":{"date-parts":[["2022",11]]}}}],"schema":"https://github.com/citation-style-language/schema/raw/master/csl-citation.json"}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1</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While d</w:t>
      </w:r>
      <w:r w:rsidRPr="00586CC9">
        <w:rPr>
          <w:rFonts w:ascii="Times New Roman" w:hAnsi="Times New Roman" w:cs="Times New Roman"/>
          <w:lang w:val="en-US"/>
        </w:rPr>
        <w:t xml:space="preserve">ynamic MRI </w:t>
      </w:r>
      <w:r w:rsidR="00A92D83">
        <w:rPr>
          <w:rFonts w:ascii="Times New Roman" w:hAnsi="Times New Roman" w:cs="Times New Roman"/>
          <w:lang w:val="en-US"/>
        </w:rPr>
        <w:t xml:space="preserve">is able to </w:t>
      </w:r>
      <w:r w:rsidRPr="00586CC9">
        <w:rPr>
          <w:rFonts w:ascii="Times New Roman" w:hAnsi="Times New Roman" w:cs="Times New Roman"/>
          <w:lang w:val="en-US"/>
        </w:rPr>
        <w:t>visualize</w:t>
      </w:r>
      <w:del w:id="59" w:author="Brisson, Nicholas" w:date="2024-11-03T21:03:00Z">
        <w:r w:rsidRPr="00586CC9" w:rsidDel="00784C93">
          <w:rPr>
            <w:rFonts w:ascii="Times New Roman" w:hAnsi="Times New Roman" w:cs="Times New Roman"/>
            <w:lang w:val="en-US"/>
          </w:rPr>
          <w:delText>s</w:delText>
        </w:r>
      </w:del>
      <w:r w:rsidRPr="00586CC9">
        <w:rPr>
          <w:rFonts w:ascii="Times New Roman" w:hAnsi="Times New Roman" w:cs="Times New Roman"/>
          <w:lang w:val="en-US"/>
        </w:rPr>
        <w:t xml:space="preserve"> knee motion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{"citationID":"o9xtCY28","properties":{"formattedCitation":"\\super 2\\nosupersub{}","plainCitation":"2","noteIndex":0},"citationItems":[{"id":821,"uris":["http://zotero.org/users/5333775/items/QABSBGVR"],"itemData":{"id":821,"type":"article-journal","abstract":"MR-based methods provide low risk, noninvasive assessment of joint kinematics; however, these methods often use static positions or require many identical cycles of movement. The study objective was to compare the 3D kinematic results approximated from a series of sequential static poses of the knee with the 3D kinematic results obtained from continuous dynamic movement of the knee. To accomplish this objective, we compared kinematic data from a validated static MR method to a fast static MR method, and compared kinematic data from both static methods to a newly developed dynamic MR method. Ten normal volunteers were imaged using the three kinematic methods (dynamic, static standard, and static fast). Results showed that the two sets of static results were in agreement, indicating that the sequences (standard and fast) may be used interchangeably. Dynamic kinematic results were significantly different from both static results in eight of 11 kinematic parameters: patellar flexion, patellar tilt, patellar proximal translation, patellar lateral translation, patellar anterior translation, tibial abduction, tibial internal rotation, and tibial anterior translation. Three-dimensional MR kinematics measured from dynamic knee motion are often different from those measured in a static knee at several positions, indicating that dynamic-based kinematics provides information that is not obtainable from static scans. © 2012 Wiley Periodicals, Inc.","container-title":"Magnetic Resonance in Medicine","DOI":"10.1002/mrm.24425","ISSN":"15222594","issue":"6","note":"PMID: 22847783","page":"1634–1644","title":"Do dynamic-based MR knee kinematics methods produce the same results as static methods?","volume":"69","author":[{"family":"D'Entremont","given":"Agnes G."},{"family":"Nordmeyer-Massner","given":"Jurek A."},{"family":"Bos","given":"Clemens"},{"family":"Wilson","given":"David R."},{"family":"Pruessmann","given":"Klaas P."}],"issued":{"date-parts":[["2013"]]}}}],"schema":"https://github.com/citation-style-language/schema/raw/master/csl-citation.json"}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2</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 xml:space="preserve">only </w:t>
      </w:r>
      <w:ins w:id="60" w:author="Brisson, Nicholas" w:date="2024-11-03T21:03:00Z">
        <w:r w:rsidR="00784C93">
          <w:rPr>
            <w:rFonts w:ascii="Times New Roman" w:hAnsi="Times New Roman" w:cs="Times New Roman"/>
            <w:lang w:val="en-US"/>
          </w:rPr>
          <w:t xml:space="preserve">a </w:t>
        </w:r>
      </w:ins>
      <w:r w:rsidR="00A92D83">
        <w:rPr>
          <w:rFonts w:ascii="Times New Roman" w:hAnsi="Times New Roman" w:cs="Times New Roman"/>
          <w:lang w:val="en-US"/>
        </w:rPr>
        <w:t>few methods exist for the quantif</w:t>
      </w:r>
      <w:ins w:id="61" w:author="Brisson, Nicholas" w:date="2024-11-03T21:03:00Z">
        <w:r w:rsidR="00784C93">
          <w:rPr>
            <w:rFonts w:ascii="Times New Roman" w:hAnsi="Times New Roman" w:cs="Times New Roman"/>
            <w:lang w:val="en-US"/>
          </w:rPr>
          <w:t>ying</w:t>
        </w:r>
      </w:ins>
      <w:del w:id="62" w:author="Brisson, Nicholas" w:date="2024-11-03T21:03:00Z">
        <w:r w:rsidR="00A92D83" w:rsidDel="00784C93">
          <w:rPr>
            <w:rFonts w:ascii="Times New Roman" w:hAnsi="Times New Roman" w:cs="Times New Roman"/>
            <w:lang w:val="en-US"/>
          </w:rPr>
          <w:delText>ication of</w:delText>
        </w:r>
      </w:del>
      <w:r w:rsidR="00A92D83">
        <w:rPr>
          <w:rFonts w:ascii="Times New Roman" w:hAnsi="Times New Roman" w:cs="Times New Roman"/>
          <w:lang w:val="en-US"/>
        </w:rPr>
        <w:t xml:space="preserve"> kinematic parameters from </w:t>
      </w:r>
      <w:ins w:id="63" w:author="Brisson, Nicholas" w:date="2024-11-03T21:04:00Z">
        <w:r w:rsidR="00784C93">
          <w:rPr>
            <w:rFonts w:ascii="Times New Roman" w:hAnsi="Times New Roman" w:cs="Times New Roman"/>
            <w:lang w:val="en-US"/>
          </w:rPr>
          <w:t>these data</w:t>
        </w:r>
      </w:ins>
      <w:del w:id="64" w:author="Brisson, Nicholas" w:date="2024-11-03T21:04:00Z">
        <w:r w:rsidR="00A92D83" w:rsidDel="00784C93">
          <w:rPr>
            <w:rFonts w:ascii="Times New Roman" w:hAnsi="Times New Roman" w:cs="Times New Roman"/>
            <w:lang w:val="en-US"/>
          </w:rPr>
          <w:delText>such dynamic MRI scans</w:delText>
        </w:r>
      </w:del>
      <w:r w:rsidR="00A92D83">
        <w:rPr>
          <w:rFonts w:ascii="Times New Roman" w:hAnsi="Times New Roman" w:cs="Times New Roman"/>
          <w:lang w:val="en-US"/>
        </w:rPr>
        <w:t>, typically using manual segmentation or complex registration methods</w:t>
      </w:r>
      <w:r w:rsidR="00C4716B">
        <w:rPr>
          <w:rFonts w:ascii="Times New Roman" w:hAnsi="Times New Roman" w:cs="Times New Roman"/>
          <w:lang w:val="en-US"/>
        </w:rPr>
        <w:t xml:space="preserve"> that rely on high-resolution static reference scans</w:t>
      </w:r>
      <w:r w:rsidR="00A92D83">
        <w:rPr>
          <w:rFonts w:ascii="Times New Roman" w:hAnsi="Times New Roman" w:cs="Times New Roman"/>
          <w:lang w:val="en-US"/>
        </w:rPr>
        <w:t xml:space="preserve"> </w:t>
      </w:r>
      <w:r w:rsidR="00A86C4D">
        <w:rPr>
          <w:rFonts w:ascii="Times New Roman" w:hAnsi="Times New Roman" w:cs="Times New Roman"/>
          <w:lang w:val="en-US"/>
        </w:rPr>
        <w:fldChar w:fldCharType="begin"/>
      </w:r>
      <w:r w:rsidR="00A86C4D">
        <w:rPr>
          <w:rFonts w:ascii="Times New Roman" w:hAnsi="Times New Roman" w:cs="Times New Roman"/>
          <w:lang w:val="en-US"/>
        </w:rPr>
        <w:instrText xml:space="preserve"> ADDIN ZOTERO_ITEM CSL_CITATION {"citationID":"w3WZMc5W","properties":{"formattedCitation":"\\super 3\\uc0\\u8211{}5\\nosupersub{}","plainCitation":"3–5","noteIndex":0},"citationItems":[{"id":265,"uris":["http://zotero.org/users/5333775/items/7X42KNUG"],"itemData":{"id":265,"type":"article-journal","container-title":"Magnetic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T."}],"issued":{"date-parts":[["2007",7]]}}},{"id":2996,"uris":["http://zotero.org/users/5333775/items/VBFSP4GN"],"itemData":{"id":2996,"type":"article-journal","abstract":"The rising cost of musculoskeletal pathology, disease, and injury creates a pressing need for accurate and reliable methods to quantify 3D musculoskeletal motion, fostering a renewed interest in this area over the past few years. To date, cine-phase contrast (PC) MRI remains the only technique capable of non-invasively tracking in vivo 3D musculoskeletal motion during volitional activity, but current scan times are long on the 1.5T MR platform (</w:instrText>
      </w:r>
      <w:r w:rsidR="00A86C4D">
        <w:rPr>
          <w:rFonts w:ascii="Cambria Math" w:hAnsi="Cambria Math" w:cs="Cambria Math"/>
          <w:lang w:val="en-US"/>
        </w:rPr>
        <w:instrText>∼</w:instrText>
      </w:r>
      <w:r w:rsidR="00A86C4D">
        <w:rPr>
          <w:rFonts w:ascii="Times New Roman" w:hAnsi="Times New Roman" w:cs="Times New Roman"/>
          <w:lang w:val="en-US"/>
        </w:rPr>
        <w:instrText xml:space="preserve"> 2.5 min or 75 movement cycles). With the clinical availability of higher field strength magnets (3.0T) that have increased signal-to-noise ratios, it is likely that scan times can be reduced while improving accuracy. Therefore, the purpose of this study is to validate cine-PC MRI on a 3.0T platform, in terms of accuracy, precision, and subject-repeatability, and to determine if scan time could be minimized. On the 3.0T platform it is possible to limit scan time to 2 min, with sub-millimeter accuracy (&lt;0.33 mm/0.97°), excellent technique precision (&lt;0.18°), and strong subject-repeatability (&lt;0.73 mm/1.10°). This represents reduction in imaging time by 25% (42 s), a 50% improvement in accuracy, and a 72% improvement in technique precision over the original 1.5T platform. Scan time can be reduced to 1 min (30 movement cycles), but the improvements in accuracy are not as large.","container-title":"Journal of Biomechanics","DOI":"10.1016/j.jbiomech.2010.08.029","ISSN":"1873-2380","issue":"1","journalAbbreviation":"J Biomech","language":"eng","note":"PMID: 20863502\nPMCID: PMC3236440","page":"193-197","source":"PubMed","title":"Assessing the accuracy and precision of musculoskeletal motion tracking using cine-PC MRI on a 3.0T platform","volume":"44","author":[{"family":"Behnam","given":"Abrahm J."},{"family":"Herzka","given":"Daniel A."},{"family":"Sheehan","given":"Frances T."}],"issued":{"date-parts":[["2011",1,4]]}}}],"schema":"https://github.com/citation-style-language/schema/raw/master/csl-citation.json"} </w:instrText>
      </w:r>
      <w:r w:rsidR="00A86C4D">
        <w:rPr>
          <w:rFonts w:ascii="Times New Roman" w:hAnsi="Times New Roman" w:cs="Times New Roman"/>
          <w:lang w:val="en-US"/>
        </w:rPr>
        <w:fldChar w:fldCharType="separate"/>
      </w:r>
      <w:r w:rsidR="00A86C4D" w:rsidRPr="00A92D83">
        <w:rPr>
          <w:rFonts w:ascii="Times New Roman" w:hAnsi="Times New Roman" w:cs="Times New Roman"/>
          <w:kern w:val="0"/>
          <w:vertAlign w:val="superscript"/>
          <w:lang w:val="en-US"/>
        </w:rPr>
        <w:t>3–5</w:t>
      </w:r>
      <w:r w:rsidR="00A86C4D">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Here, w</w:t>
      </w:r>
      <w:r w:rsidRPr="00586CC9">
        <w:rPr>
          <w:rFonts w:ascii="Times New Roman" w:hAnsi="Times New Roman" w:cs="Times New Roman"/>
          <w:lang w:val="en-US"/>
        </w:rPr>
        <w:t xml:space="preserve">e present a semi-automated pipeline to track tibiofemoral motion and to extract kinematic parameters </w:t>
      </w:r>
      <w:r w:rsidR="00C4716B">
        <w:rPr>
          <w:rFonts w:ascii="Times New Roman" w:hAnsi="Times New Roman" w:cs="Times New Roman"/>
          <w:lang w:val="en-US"/>
        </w:rPr>
        <w:t xml:space="preserve">directly </w:t>
      </w:r>
      <w:r w:rsidRPr="00586CC9">
        <w:rPr>
          <w:rFonts w:ascii="Times New Roman" w:hAnsi="Times New Roman" w:cs="Times New Roman"/>
          <w:lang w:val="en-US"/>
        </w:rPr>
        <w:t>from sagittal</w:t>
      </w:r>
      <w:del w:id="65" w:author="Brisson, Nicholas" w:date="2024-11-03T21:04:00Z">
        <w:r w:rsidRPr="00586CC9" w:rsidDel="00784C93">
          <w:rPr>
            <w:rFonts w:ascii="Times New Roman" w:hAnsi="Times New Roman" w:cs="Times New Roman"/>
            <w:lang w:val="en-US"/>
          </w:rPr>
          <w:delText>-</w:delText>
        </w:r>
      </w:del>
      <w:ins w:id="66" w:author="Brisson, Nicholas" w:date="2024-11-03T21:04:00Z">
        <w:r w:rsidR="00784C93">
          <w:rPr>
            <w:rFonts w:ascii="Times New Roman" w:hAnsi="Times New Roman" w:cs="Times New Roman"/>
            <w:lang w:val="en-US"/>
          </w:rPr>
          <w:t xml:space="preserve"> </w:t>
        </w:r>
      </w:ins>
      <w:r w:rsidRPr="00586CC9">
        <w:rPr>
          <w:rFonts w:ascii="Times New Roman" w:hAnsi="Times New Roman" w:cs="Times New Roman"/>
          <w:lang w:val="en-US"/>
        </w:rPr>
        <w:t xml:space="preserve">plane CINE MRI </w:t>
      </w:r>
      <w:r w:rsidR="00755873">
        <w:rPr>
          <w:rFonts w:ascii="Times New Roman" w:hAnsi="Times New Roman" w:cs="Times New Roman"/>
          <w:lang w:val="en-US"/>
        </w:rPr>
        <w:t>images</w:t>
      </w:r>
      <w:r w:rsidRPr="00586CC9">
        <w:rPr>
          <w:rFonts w:ascii="Times New Roman" w:hAnsi="Times New Roman" w:cs="Times New Roman"/>
          <w:lang w:val="en-US"/>
        </w:rPr>
        <w:t xml:space="preserve">. </w:t>
      </w:r>
      <w:commentRangeStart w:id="67"/>
      <w:r w:rsidR="00A92D83">
        <w:rPr>
          <w:rFonts w:ascii="Times New Roman" w:hAnsi="Times New Roman" w:cs="Times New Roman"/>
          <w:lang w:val="en-US"/>
        </w:rPr>
        <w:t>Our</w:t>
      </w:r>
      <w:r w:rsidRPr="00586CC9">
        <w:rPr>
          <w:rFonts w:ascii="Times New Roman" w:hAnsi="Times New Roman" w:cs="Times New Roman"/>
          <w:lang w:val="en-US"/>
        </w:rPr>
        <w:t xml:space="preserve"> method combines Canny edge detection and connected-component labeling </w:t>
      </w:r>
      <w:commentRangeEnd w:id="67"/>
      <w:r w:rsidR="00E11DF3">
        <w:rPr>
          <w:rStyle w:val="CommentReference"/>
        </w:rPr>
        <w:commentReference w:id="67"/>
      </w:r>
      <w:r w:rsidR="00755873">
        <w:rPr>
          <w:rFonts w:ascii="Times New Roman" w:hAnsi="Times New Roman" w:cs="Times New Roman"/>
          <w:lang w:val="en-US"/>
        </w:rPr>
        <w:t xml:space="preserve">to track tibiofemoral kinematics </w:t>
      </w:r>
      <w:r w:rsidR="003A140F">
        <w:rPr>
          <w:rFonts w:ascii="Times New Roman" w:hAnsi="Times New Roman" w:cs="Times New Roman"/>
          <w:lang w:val="en-US"/>
        </w:rPr>
        <w:t>across frames</w:t>
      </w:r>
      <w:ins w:id="68" w:author="Brisson, Nicholas" w:date="2024-11-03T21:06:00Z">
        <w:r w:rsidR="00784C93">
          <w:rPr>
            <w:rFonts w:ascii="Times New Roman" w:hAnsi="Times New Roman" w:cs="Times New Roman"/>
            <w:lang w:val="en-US"/>
          </w:rPr>
          <w:t xml:space="preserve">, </w:t>
        </w:r>
      </w:ins>
      <w:del w:id="69" w:author="Brisson, Nicholas" w:date="2024-11-03T21:07:00Z">
        <w:r w:rsidR="003A140F" w:rsidDel="00784C93">
          <w:rPr>
            <w:rFonts w:ascii="Times New Roman" w:hAnsi="Times New Roman" w:cs="Times New Roman"/>
            <w:lang w:val="en-US"/>
          </w:rPr>
          <w:delText xml:space="preserve"> </w:delText>
        </w:r>
        <w:r w:rsidR="00755873" w:rsidDel="00784C93">
          <w:rPr>
            <w:rFonts w:ascii="Times New Roman" w:hAnsi="Times New Roman" w:cs="Times New Roman"/>
            <w:lang w:val="en-US"/>
          </w:rPr>
          <w:delText xml:space="preserve">and </w:delText>
        </w:r>
        <w:commentRangeStart w:id="70"/>
        <w:r w:rsidR="00755873" w:rsidDel="00784C93">
          <w:rPr>
            <w:rFonts w:ascii="Times New Roman" w:hAnsi="Times New Roman" w:cs="Times New Roman"/>
            <w:lang w:val="en-US"/>
          </w:rPr>
          <w:delText>allow</w:delText>
        </w:r>
      </w:del>
      <w:ins w:id="71" w:author="Brisson, Nicholas" w:date="2024-11-03T21:07:00Z">
        <w:r w:rsidR="00784C93">
          <w:rPr>
            <w:rFonts w:ascii="Times New Roman" w:hAnsi="Times New Roman" w:cs="Times New Roman"/>
            <w:lang w:val="en-US"/>
          </w:rPr>
          <w:t>enabling</w:t>
        </w:r>
      </w:ins>
      <w:del w:id="72" w:author="Brisson, Nicholas" w:date="2024-11-03T21:07:00Z">
        <w:r w:rsidR="00C4716B" w:rsidDel="00784C93">
          <w:rPr>
            <w:rFonts w:ascii="Times New Roman" w:hAnsi="Times New Roman" w:cs="Times New Roman"/>
            <w:lang w:val="en-US"/>
          </w:rPr>
          <w:delText>s</w:delText>
        </w:r>
      </w:del>
      <w:r w:rsidR="00755873">
        <w:rPr>
          <w:rFonts w:ascii="Times New Roman" w:hAnsi="Times New Roman" w:cs="Times New Roman"/>
          <w:lang w:val="en-US"/>
        </w:rPr>
        <w:t xml:space="preserve"> </w:t>
      </w:r>
      <w:del w:id="73" w:author="Brisson, Nicholas" w:date="2024-11-03T21:07:00Z">
        <w:r w:rsidR="00755873" w:rsidDel="00784C93">
          <w:rPr>
            <w:rFonts w:ascii="Times New Roman" w:hAnsi="Times New Roman" w:cs="Times New Roman"/>
            <w:lang w:val="en-US"/>
          </w:rPr>
          <w:delText xml:space="preserve">the </w:delText>
        </w:r>
      </w:del>
      <w:r w:rsidR="00755873">
        <w:rPr>
          <w:rFonts w:ascii="Times New Roman" w:hAnsi="Times New Roman" w:cs="Times New Roman"/>
          <w:lang w:val="en-US"/>
        </w:rPr>
        <w:t xml:space="preserve">quantification of </w:t>
      </w:r>
      <w:del w:id="74" w:author="Brisson, Nicholas" w:date="2024-11-03T21:07:00Z">
        <w:r w:rsidR="00755873" w:rsidDel="00784C93">
          <w:rPr>
            <w:rFonts w:ascii="Times New Roman" w:hAnsi="Times New Roman" w:cs="Times New Roman"/>
            <w:lang w:val="en-US"/>
          </w:rPr>
          <w:delText>the</w:delText>
        </w:r>
        <w:r w:rsidRPr="00586CC9" w:rsidDel="00784C93">
          <w:rPr>
            <w:rFonts w:ascii="Times New Roman" w:hAnsi="Times New Roman" w:cs="Times New Roman"/>
            <w:lang w:val="en-US"/>
          </w:rPr>
          <w:delText xml:space="preserve"> </w:delText>
        </w:r>
      </w:del>
      <w:r w:rsidRPr="00586CC9">
        <w:rPr>
          <w:rFonts w:ascii="Times New Roman" w:hAnsi="Times New Roman" w:cs="Times New Roman"/>
          <w:lang w:val="en-US"/>
        </w:rPr>
        <w:t xml:space="preserve">anterior-posterior translation, superior-inferior translation, and </w:t>
      </w:r>
      <w:r w:rsidR="00755873">
        <w:rPr>
          <w:rFonts w:ascii="Times New Roman" w:hAnsi="Times New Roman" w:cs="Times New Roman"/>
          <w:lang w:val="en-US"/>
        </w:rPr>
        <w:t xml:space="preserve">the </w:t>
      </w:r>
      <w:r w:rsidRPr="00586CC9">
        <w:rPr>
          <w:rFonts w:ascii="Times New Roman" w:hAnsi="Times New Roman" w:cs="Times New Roman"/>
          <w:lang w:val="en-US"/>
        </w:rPr>
        <w:t xml:space="preserve">angle between </w:t>
      </w:r>
      <w:ins w:id="75" w:author="Brisson, Nicholas" w:date="2024-11-03T21:07:00Z">
        <w:r w:rsidR="00784C93">
          <w:rPr>
            <w:rFonts w:ascii="Times New Roman" w:hAnsi="Times New Roman" w:cs="Times New Roman"/>
            <w:lang w:val="en-US"/>
          </w:rPr>
          <w:t xml:space="preserve">the </w:t>
        </w:r>
      </w:ins>
      <w:r w:rsidRPr="00586CC9">
        <w:rPr>
          <w:rFonts w:ascii="Times New Roman" w:hAnsi="Times New Roman" w:cs="Times New Roman"/>
          <w:lang w:val="en-US"/>
        </w:rPr>
        <w:t>tibia and femur.</w:t>
      </w:r>
      <w:r w:rsidR="00755873">
        <w:rPr>
          <w:rFonts w:ascii="Times New Roman" w:hAnsi="Times New Roman" w:cs="Times New Roman"/>
          <w:lang w:val="en-US"/>
        </w:rPr>
        <w:t xml:space="preserve"> </w:t>
      </w:r>
      <w:commentRangeEnd w:id="70"/>
      <w:r w:rsidR="00784C93">
        <w:rPr>
          <w:rStyle w:val="CommentReference"/>
        </w:rPr>
        <w:commentReference w:id="70"/>
      </w:r>
      <w:ins w:id="76" w:author="Brisson, Nicholas" w:date="2024-11-03T21:09:00Z">
        <w:r w:rsidR="00D64125">
          <w:rPr>
            <w:rFonts w:ascii="Times New Roman" w:hAnsi="Times New Roman" w:cs="Times New Roman"/>
            <w:lang w:val="en-US"/>
          </w:rPr>
          <w:t>We also compare the results between the semi-</w:t>
        </w:r>
        <w:r w:rsidR="00D64125">
          <w:rPr>
            <w:rFonts w:ascii="Times New Roman" w:hAnsi="Times New Roman" w:cs="Times New Roman"/>
            <w:lang w:val="en-US"/>
          </w:rPr>
          <w:lastRenderedPageBreak/>
          <w:t xml:space="preserve">automated and </w:t>
        </w:r>
      </w:ins>
      <w:del w:id="77" w:author="Brisson, Nicholas" w:date="2024-11-03T21:09:00Z">
        <w:r w:rsidR="00755873" w:rsidDel="00D64125">
          <w:rPr>
            <w:rFonts w:ascii="Times New Roman" w:hAnsi="Times New Roman" w:cs="Times New Roman"/>
            <w:lang w:val="en-US"/>
          </w:rPr>
          <w:delText xml:space="preserve">Results are compared </w:delText>
        </w:r>
      </w:del>
      <w:del w:id="78" w:author="Brisson, Nicholas" w:date="2024-11-03T21:08:00Z">
        <w:r w:rsidRPr="00586CC9" w:rsidDel="00784C93">
          <w:rPr>
            <w:rFonts w:ascii="Times New Roman" w:hAnsi="Times New Roman" w:cs="Times New Roman"/>
            <w:lang w:val="en-US"/>
          </w:rPr>
          <w:delText xml:space="preserve">against </w:delText>
        </w:r>
      </w:del>
      <w:r w:rsidR="003A140F">
        <w:rPr>
          <w:rFonts w:ascii="Times New Roman" w:hAnsi="Times New Roman" w:cs="Times New Roman"/>
          <w:lang w:val="en-US"/>
        </w:rPr>
        <w:t>manual</w:t>
      </w:r>
      <w:r w:rsidRPr="00586CC9">
        <w:rPr>
          <w:rFonts w:ascii="Times New Roman" w:hAnsi="Times New Roman" w:cs="Times New Roman"/>
          <w:lang w:val="en-US"/>
        </w:rPr>
        <w:t xml:space="preserve"> segmentation</w:t>
      </w:r>
      <w:ins w:id="79" w:author="Brisson, Nicholas" w:date="2024-11-03T21:10:00Z">
        <w:r w:rsidR="00D64125">
          <w:rPr>
            <w:rFonts w:ascii="Times New Roman" w:hAnsi="Times New Roman" w:cs="Times New Roman"/>
            <w:lang w:val="en-US"/>
          </w:rPr>
          <w:t>s</w:t>
        </w:r>
      </w:ins>
      <w:r w:rsidRPr="00586CC9">
        <w:rPr>
          <w:rFonts w:ascii="Times New Roman" w:hAnsi="Times New Roman" w:cs="Times New Roman"/>
          <w:lang w:val="en-US"/>
        </w:rPr>
        <w:t xml:space="preserve">. </w:t>
      </w:r>
      <w:del w:id="80" w:author="Brisson, Nicholas" w:date="2024-11-03T21:10:00Z">
        <w:r w:rsidRPr="00586CC9" w:rsidDel="00E11DF3">
          <w:rPr>
            <w:rFonts w:ascii="Times New Roman" w:hAnsi="Times New Roman" w:cs="Times New Roman"/>
            <w:lang w:val="en-US"/>
          </w:rPr>
          <w:delText>Th</w:delText>
        </w:r>
        <w:r w:rsidR="003A140F" w:rsidDel="00E11DF3">
          <w:rPr>
            <w:rFonts w:ascii="Times New Roman" w:hAnsi="Times New Roman" w:cs="Times New Roman"/>
            <w:lang w:val="en-US"/>
          </w:rPr>
          <w:delText xml:space="preserve">e </w:delText>
        </w:r>
      </w:del>
      <w:ins w:id="81" w:author="Brisson, Nicholas" w:date="2024-11-03T21:10:00Z">
        <w:r w:rsidR="00E11DF3">
          <w:rPr>
            <w:rFonts w:ascii="Times New Roman" w:hAnsi="Times New Roman" w:cs="Times New Roman"/>
            <w:lang w:val="en-US"/>
          </w:rPr>
          <w:t xml:space="preserve">Our </w:t>
        </w:r>
      </w:ins>
      <w:r w:rsidR="003A140F">
        <w:rPr>
          <w:rFonts w:ascii="Times New Roman" w:hAnsi="Times New Roman" w:cs="Times New Roman"/>
          <w:lang w:val="en-US"/>
        </w:rPr>
        <w:t xml:space="preserve">developed </w:t>
      </w:r>
      <w:r w:rsidRPr="00586CC9">
        <w:rPr>
          <w:rFonts w:ascii="Times New Roman" w:hAnsi="Times New Roman" w:cs="Times New Roman"/>
          <w:lang w:val="en-US"/>
        </w:rPr>
        <w:t xml:space="preserve">approach </w:t>
      </w:r>
      <w:del w:id="82" w:author="Brisson, Nicholas" w:date="2024-11-03T21:10:00Z">
        <w:r w:rsidRPr="00586CC9" w:rsidDel="00E11DF3">
          <w:rPr>
            <w:rFonts w:ascii="Times New Roman" w:hAnsi="Times New Roman" w:cs="Times New Roman"/>
            <w:lang w:val="en-US"/>
          </w:rPr>
          <w:delText xml:space="preserve">offers </w:delText>
        </w:r>
      </w:del>
      <w:ins w:id="83" w:author="Brisson, Nicholas" w:date="2024-11-03T21:10:00Z">
        <w:r w:rsidR="00E11DF3">
          <w:rPr>
            <w:rFonts w:ascii="Times New Roman" w:hAnsi="Times New Roman" w:cs="Times New Roman"/>
            <w:lang w:val="en-US"/>
          </w:rPr>
          <w:t>represents</w:t>
        </w:r>
        <w:r w:rsidR="00E11DF3" w:rsidRPr="00586CC9">
          <w:rPr>
            <w:rFonts w:ascii="Times New Roman" w:hAnsi="Times New Roman" w:cs="Times New Roman"/>
            <w:lang w:val="en-US"/>
          </w:rPr>
          <w:t xml:space="preserve"> </w:t>
        </w:r>
      </w:ins>
      <w:r w:rsidRPr="00586CC9">
        <w:rPr>
          <w:rFonts w:ascii="Times New Roman" w:hAnsi="Times New Roman" w:cs="Times New Roman"/>
          <w:lang w:val="en-US"/>
        </w:rPr>
        <w:t xml:space="preserve">an efficient tool for analyzing tibiofemoral </w:t>
      </w:r>
      <w:del w:id="84" w:author="Brisson, Nicholas" w:date="2024-11-03T21:10:00Z">
        <w:r w:rsidRPr="00586CC9" w:rsidDel="00E11DF3">
          <w:rPr>
            <w:rFonts w:ascii="Times New Roman" w:hAnsi="Times New Roman" w:cs="Times New Roman"/>
            <w:lang w:val="en-US"/>
          </w:rPr>
          <w:delText>motion patterns</w:delText>
        </w:r>
      </w:del>
      <w:ins w:id="85" w:author="Brisson, Nicholas" w:date="2024-11-03T21:10:00Z">
        <w:r w:rsidR="00E11DF3">
          <w:rPr>
            <w:rFonts w:ascii="Times New Roman" w:hAnsi="Times New Roman" w:cs="Times New Roman"/>
            <w:lang w:val="en-US"/>
          </w:rPr>
          <w:t>motion</w:t>
        </w:r>
      </w:ins>
      <w:r w:rsidRPr="00586CC9">
        <w:rPr>
          <w:rFonts w:ascii="Times New Roman" w:hAnsi="Times New Roman" w:cs="Times New Roman"/>
          <w:lang w:val="en-US"/>
        </w:rPr>
        <w:t xml:space="preserve"> from dynamic MRI data, with potential application in both research and clinical settings.</w:t>
      </w:r>
    </w:p>
    <w:p w14:paraId="75DB3AA4" w14:textId="4505B826"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Methods</w:t>
      </w:r>
    </w:p>
    <w:p w14:paraId="03217937" w14:textId="023D1FD4" w:rsidR="00C77846" w:rsidRDefault="003A140F" w:rsidP="003A140F">
      <w:pPr>
        <w:jc w:val="both"/>
        <w:rPr>
          <w:rFonts w:ascii="Times New Roman" w:hAnsi="Times New Roman" w:cs="Times New Roman"/>
          <w:lang w:val="en-US"/>
        </w:rPr>
      </w:pPr>
      <w:r w:rsidRPr="003A140F">
        <w:rPr>
          <w:rFonts w:ascii="Times New Roman" w:hAnsi="Times New Roman" w:cs="Times New Roman"/>
          <w:lang w:val="en-US"/>
        </w:rPr>
        <w:t>Five healthy volunteers (</w:t>
      </w:r>
      <w:commentRangeStart w:id="86"/>
      <w:r w:rsidRPr="003A140F">
        <w:rPr>
          <w:rFonts w:ascii="Times New Roman" w:hAnsi="Times New Roman" w:cs="Times New Roman"/>
          <w:lang w:val="en-US"/>
        </w:rPr>
        <w:t xml:space="preserve">28–39 </w:t>
      </w:r>
      <w:commentRangeEnd w:id="86"/>
      <w:r w:rsidR="00E11DF3">
        <w:rPr>
          <w:rStyle w:val="CommentReference"/>
        </w:rPr>
        <w:commentReference w:id="86"/>
      </w:r>
      <w:r w:rsidRPr="003A140F">
        <w:rPr>
          <w:rFonts w:ascii="Times New Roman" w:hAnsi="Times New Roman" w:cs="Times New Roman"/>
          <w:lang w:val="en-US"/>
        </w:rPr>
        <w:t>years</w:t>
      </w:r>
      <w:ins w:id="87" w:author="Brisson, Nicholas" w:date="2024-11-03T21:11:00Z">
        <w:r w:rsidR="00E11DF3">
          <w:rPr>
            <w:rFonts w:ascii="Times New Roman" w:hAnsi="Times New Roman" w:cs="Times New Roman"/>
            <w:lang w:val="en-US"/>
          </w:rPr>
          <w:t xml:space="preserve"> old</w:t>
        </w:r>
      </w:ins>
      <w:r w:rsidRPr="003A140F">
        <w:rPr>
          <w:rFonts w:ascii="Times New Roman" w:hAnsi="Times New Roman" w:cs="Times New Roman"/>
          <w:lang w:val="en-US"/>
        </w:rPr>
        <w:t>) underwent dynamic MRI scans using a</w:t>
      </w:r>
      <w:r w:rsidR="00C4716B">
        <w:rPr>
          <w:rFonts w:ascii="Times New Roman" w:hAnsi="Times New Roman" w:cs="Times New Roman"/>
          <w:lang w:val="en-US"/>
        </w:rPr>
        <w:t xml:space="preserve"> clinical</w:t>
      </w:r>
      <w:r w:rsidRPr="003A140F">
        <w:rPr>
          <w:rFonts w:ascii="Times New Roman" w:hAnsi="Times New Roman" w:cs="Times New Roman"/>
          <w:lang w:val="en-US"/>
        </w:rPr>
        <w:t xml:space="preserve"> 3T scanner </w:t>
      </w:r>
      <w:r>
        <w:rPr>
          <w:rFonts w:ascii="Times New Roman" w:hAnsi="Times New Roman" w:cs="Times New Roman"/>
          <w:lang w:val="en-US"/>
        </w:rPr>
        <w:t>(</w:t>
      </w:r>
      <w:proofErr w:type="spellStart"/>
      <w:r>
        <w:rPr>
          <w:rFonts w:ascii="Times New Roman" w:hAnsi="Times New Roman" w:cs="Times New Roman"/>
          <w:lang w:val="en-US"/>
        </w:rPr>
        <w:t>Magnetom</w:t>
      </w:r>
      <w:proofErr w:type="spellEnd"/>
      <w:r>
        <w:rPr>
          <w:rFonts w:ascii="Times New Roman" w:hAnsi="Times New Roman" w:cs="Times New Roman"/>
          <w:lang w:val="en-US"/>
        </w:rPr>
        <w:t xml:space="preserve"> Prisma, Siemens Healthineers) </w:t>
      </w:r>
      <w:ins w:id="88" w:author="Brisson, Nicholas" w:date="2024-11-03T21:11:00Z">
        <w:r w:rsidR="00E11DF3">
          <w:rPr>
            <w:rFonts w:ascii="Times New Roman" w:hAnsi="Times New Roman" w:cs="Times New Roman"/>
            <w:lang w:val="en-US"/>
          </w:rPr>
          <w:t xml:space="preserve">as they performed </w:t>
        </w:r>
      </w:ins>
      <w:del w:id="89" w:author="Brisson, Nicholas" w:date="2024-11-03T21:11:00Z">
        <w:r w:rsidRPr="003A140F" w:rsidDel="00E11DF3">
          <w:rPr>
            <w:rFonts w:ascii="Times New Roman" w:hAnsi="Times New Roman" w:cs="Times New Roman"/>
            <w:lang w:val="en-US"/>
          </w:rPr>
          <w:delText xml:space="preserve">during </w:delText>
        </w:r>
      </w:del>
      <w:r w:rsidRPr="003A140F">
        <w:rPr>
          <w:rFonts w:ascii="Times New Roman" w:hAnsi="Times New Roman" w:cs="Times New Roman"/>
          <w:lang w:val="en-US"/>
        </w:rPr>
        <w:t>repetitive, open-chain knee flexion-extension cycles to the beat of a metronome (6 cycles/min</w:t>
      </w:r>
      <w:ins w:id="90" w:author="Brisson, Nicholas" w:date="2024-11-03T21:12:00Z">
        <w:r w:rsidR="00E11DF3">
          <w:rPr>
            <w:rFonts w:ascii="Times New Roman" w:hAnsi="Times New Roman" w:cs="Times New Roman"/>
            <w:lang w:val="en-US"/>
          </w:rPr>
          <w:t>ute</w:t>
        </w:r>
      </w:ins>
      <w:r w:rsidRPr="003A140F">
        <w:rPr>
          <w:rFonts w:ascii="Times New Roman" w:hAnsi="Times New Roman" w:cs="Times New Roman"/>
          <w:lang w:val="en-US"/>
        </w:rPr>
        <w:t>) using an MRI-compatible motion</w:t>
      </w:r>
      <w:ins w:id="91" w:author="Brisson, Nicholas" w:date="2024-11-03T21:12:00Z">
        <w:r w:rsidR="00E11DF3">
          <w:rPr>
            <w:rFonts w:ascii="Times New Roman" w:hAnsi="Times New Roman" w:cs="Times New Roman"/>
            <w:lang w:val="en-US"/>
          </w:rPr>
          <w:t xml:space="preserve"> and loading</w:t>
        </w:r>
      </w:ins>
      <w:r w:rsidRPr="003A140F">
        <w:rPr>
          <w:rFonts w:ascii="Times New Roman" w:hAnsi="Times New Roman" w:cs="Times New Roman"/>
          <w:lang w:val="en-US"/>
        </w:rPr>
        <w:t xml:space="preserve"> device</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{"citationID":"CI4oGcZl","properties":{"formattedCitation":"\\super 6\\nosupersub{}","plainCitation":"6","noteIndex":0},"citationItems":[{"id":124,"uris":["http://zotero.org/users/5333775/items/PJ2P4VVS"],"itemData":{"id":124,"type":"article-journal","container-title":"Zeitschrift für Medizinische Physik","DOI":"10.1016/j.zemedi.2021.12.002","ISSN":"09393889","journalAbbreviation":"Zeitschrift für Medizinische Physik","language":"en","page":"S093938892100115X","source":"DOI.org (Crossref)","title":"A novel multipurpose device for guided knee motion and loading during dynamic magnetic resonance imaging","author":[{"family":"Brisson","given":"Nicholas M."},{"family":"Krämer","given":"Martin"},{"family":"Krahl","given":"Leonie A.N."},{"family":"Schill","given":"Alexander"},{"family":"Duda","given":"Georg N."},{"family":"Reichenbach","given":"Jürgen R."}],"issued":{"date-parts":[["2022",2]]}}}],"schema":"https://github.com/citation-style-language/schema/raw/master/csl-citation.json"} </w:instrText>
      </w:r>
      <w:r>
        <w:rPr>
          <w:rFonts w:ascii="Times New Roman" w:hAnsi="Times New Roman" w:cs="Times New Roman"/>
          <w:lang w:val="en-US"/>
        </w:rPr>
        <w:fldChar w:fldCharType="separate"/>
      </w:r>
      <w:r w:rsidRPr="003A140F">
        <w:rPr>
          <w:rFonts w:ascii="Times New Roman" w:hAnsi="Times New Roman" w:cs="Times New Roman"/>
          <w:kern w:val="0"/>
          <w:vertAlign w:val="superscript"/>
          <w:lang w:val="en-US"/>
        </w:rPr>
        <w:t>6</w:t>
      </w:r>
      <w:r>
        <w:rPr>
          <w:rFonts w:ascii="Times New Roman" w:hAnsi="Times New Roman" w:cs="Times New Roman"/>
          <w:lang w:val="en-US"/>
        </w:rPr>
        <w:fldChar w:fldCharType="end"/>
      </w:r>
      <w:r w:rsidRPr="003A140F">
        <w:rPr>
          <w:rFonts w:ascii="Times New Roman" w:hAnsi="Times New Roman" w:cs="Times New Roman"/>
          <w:lang w:val="en-US"/>
        </w:rPr>
        <w:t>.</w:t>
      </w:r>
      <w:r w:rsidR="006D3568">
        <w:rPr>
          <w:rFonts w:ascii="Times New Roman" w:hAnsi="Times New Roman" w:cs="Times New Roman"/>
          <w:lang w:val="en-US"/>
        </w:rPr>
        <w:t xml:space="preserve"> </w:t>
      </w:r>
      <w:r w:rsidRPr="003A140F">
        <w:rPr>
          <w:rFonts w:ascii="Times New Roman" w:hAnsi="Times New Roman" w:cs="Times New Roman"/>
          <w:lang w:val="en-US"/>
        </w:rPr>
        <w:t>A 2D radial golden-angle FLASH sequence (TE/TR = 2.51/5.8 ms, flip angle 8°, 176 × 176 matrix) was used for imaging</w:t>
      </w:r>
      <w:r w:rsidR="006D3568">
        <w:rPr>
          <w:rFonts w:ascii="Times New Roman" w:hAnsi="Times New Roman" w:cs="Times New Roman"/>
          <w:lang w:val="en-US"/>
        </w:rPr>
        <w:t xml:space="preserve">, with each scan lasting </w:t>
      </w:r>
      <w:r w:rsidRPr="003A140F">
        <w:rPr>
          <w:rFonts w:ascii="Times New Roman" w:hAnsi="Times New Roman" w:cs="Times New Roman"/>
          <w:lang w:val="en-US"/>
        </w:rPr>
        <w:t>160</w:t>
      </w:r>
      <w:r>
        <w:rPr>
          <w:rFonts w:ascii="Times New Roman" w:hAnsi="Times New Roman" w:cs="Times New Roman"/>
          <w:lang w:val="en-US"/>
        </w:rPr>
        <w:t xml:space="preserve"> </w:t>
      </w:r>
      <w:r w:rsidRPr="003A140F">
        <w:rPr>
          <w:rFonts w:ascii="Times New Roman" w:hAnsi="Times New Roman" w:cs="Times New Roman"/>
          <w:lang w:val="en-US"/>
        </w:rPr>
        <w:t>s</w:t>
      </w:r>
      <w:r w:rsidR="006D3568">
        <w:rPr>
          <w:rFonts w:ascii="Times New Roman" w:hAnsi="Times New Roman" w:cs="Times New Roman"/>
          <w:lang w:val="en-US"/>
        </w:rPr>
        <w:t xml:space="preserve"> and acquiring</w:t>
      </w:r>
      <w:r w:rsidRPr="003A140F">
        <w:rPr>
          <w:rFonts w:ascii="Times New Roman" w:hAnsi="Times New Roman" w:cs="Times New Roman"/>
          <w:lang w:val="en-US"/>
        </w:rPr>
        <w:t xml:space="preserve"> 100 k-space repetitions. CINE images were reconstructed at 2° flexion angle intervals throughout the motion cycle</w:t>
      </w:r>
      <w:r w:rsidR="006D3568">
        <w:rPr>
          <w:rFonts w:ascii="Times New Roman" w:hAnsi="Times New Roman" w:cs="Times New Roman"/>
          <w:lang w:val="en-US"/>
        </w:rPr>
        <w:t xml:space="preserve"> </w:t>
      </w:r>
      <w:r w:rsidR="006D3568">
        <w:rPr>
          <w:rFonts w:ascii="Times New Roman" w:hAnsi="Times New Roman" w:cs="Times New Roman"/>
          <w:lang w:val="en-US"/>
        </w:rPr>
        <w:fldChar w:fldCharType="begin"/>
      </w:r>
      <w:r w:rsidR="006D3568">
        <w:rPr>
          <w:rFonts w:ascii="Times New Roman" w:hAnsi="Times New Roman" w:cs="Times New Roman"/>
          <w:lang w:val="en-US"/>
        </w:rPr>
        <w:instrText xml:space="preserve"> ADDIN ZOTERO_ITEM CSL_CITATION {"citationID":"EFo2lid2","properties":{"formattedCitation":"\\super 7\\nosupersub{}","plainCitation":"7","noteIndex":0},"citationItems":[{"id":92,"uris":["http://zotero.org/users/5333775/items/X92BWKYS"],"itemData":{"id":92,"type":"article-journal","abstract":"To explore and extend on dynamic imaging of joint motion, an MRI-safe device guiding knee motion with an attached rotary encoder was used in MRI measurements of multiple knee flexion-extension cycles using radial gradient echo imaging with the golden-angle as azimuthal angle increment. Reproducibility of knee motion was investigated. Real-time and CINE mode anatomical images were reconstructed for different knee flexion angles by synchronizing the encoder information with the MRI data, and performing flexion angle selective gating across multiple motion cycles. When investigating the influence of the rotation angle window width on reconstructed CINE images, it was found that angle windows between 0.5° and 3° exhibited acceptable image sharpness without suffering from significant motion-induced blurring. Furthermore, due to flexible retrospective image reconstruction afforded by the radial golden-angle imaging, the number of motion cycles included in the reconstruction could be retrospectively reduced to investigate the corresponding influence of acquisition time on image quality. Finally, motion reproducibility between motion cycles and accuracy of the flexion angle selective gating were sufficient to acquire whole-knee 3D dynamic imaging with a retrospectively gated 3D cone UTE sequence.","container-title":"Magnetic Resonance Imaging","DOI":"10.1016/j.mri.2022.06.015","ISSN":"1873-5894","journalAbbreviation":"Magn Reson Imaging","language":"eng","note":"PMID: 35777685","page":"161-168","source":"PubMed","title":"High-resolution CINE imaging of active guided knee motion using continuously acquired golden-angle radial MRI and rotary sensor information","volume":"92","author":[{"family":"Aleksiev","given":"M."},{"family":"Krämer","given":"Martin"},{"family":"Brisson","given":"Nicholas M."},{"family":"Maggioni","given":"Marta B."},{"family":"Duda","given":"Georg N."},{"family":"Reichenbach","given":"Jürgen R."}],"issued":{"date-parts":[["2022",10]]}}}],"schema":"https://github.com/citation-style-language/schema/raw/master/csl-citation.json"} </w:instrText>
      </w:r>
      <w:r w:rsidR="006D3568">
        <w:rPr>
          <w:rFonts w:ascii="Times New Roman" w:hAnsi="Times New Roman" w:cs="Times New Roman"/>
          <w:lang w:val="en-US"/>
        </w:rPr>
        <w:fldChar w:fldCharType="separate"/>
      </w:r>
      <w:r w:rsidR="006D3568" w:rsidRPr="00C4716B">
        <w:rPr>
          <w:rFonts w:ascii="Times New Roman" w:hAnsi="Times New Roman" w:cs="Times New Roman"/>
          <w:kern w:val="0"/>
          <w:vertAlign w:val="superscript"/>
          <w:lang w:val="en-US"/>
        </w:rPr>
        <w:t>7</w:t>
      </w:r>
      <w:r w:rsidR="006D3568">
        <w:rPr>
          <w:rFonts w:ascii="Times New Roman" w:hAnsi="Times New Roman" w:cs="Times New Roman"/>
          <w:lang w:val="en-US"/>
        </w:rPr>
        <w:fldChar w:fldCharType="end"/>
      </w:r>
      <w:r w:rsidRPr="003A140F">
        <w:rPr>
          <w:rFonts w:ascii="Times New Roman" w:hAnsi="Times New Roman" w:cs="Times New Roman"/>
          <w:lang w:val="en-US"/>
        </w:rPr>
        <w:t xml:space="preserve"> </w:t>
      </w:r>
      <w:r w:rsidR="00C4716B">
        <w:rPr>
          <w:rFonts w:ascii="Times New Roman" w:hAnsi="Times New Roman" w:cs="Times New Roman"/>
          <w:lang w:val="en-US"/>
        </w:rPr>
        <w:t xml:space="preserve">and used as sole input for the segmentation and tracking </w:t>
      </w:r>
      <w:r w:rsidRPr="003A140F">
        <w:rPr>
          <w:rFonts w:ascii="Times New Roman" w:hAnsi="Times New Roman" w:cs="Times New Roman"/>
          <w:lang w:val="en-US"/>
        </w:rPr>
        <w:t>(Fig</w:t>
      </w:r>
      <w:r w:rsidR="006D3568">
        <w:rPr>
          <w:rFonts w:ascii="Times New Roman" w:hAnsi="Times New Roman" w:cs="Times New Roman"/>
          <w:lang w:val="en-US"/>
        </w:rPr>
        <w:t>ure</w:t>
      </w:r>
      <w:r w:rsidRPr="003A140F">
        <w:rPr>
          <w:rFonts w:ascii="Times New Roman" w:hAnsi="Times New Roman" w:cs="Times New Roman"/>
          <w:lang w:val="en-US"/>
        </w:rPr>
        <w:t xml:space="preserve"> 1).</w:t>
      </w:r>
    </w:p>
    <w:p w14:paraId="571D46E7" w14:textId="4A584BFF" w:rsidR="000E354C" w:rsidRDefault="000E354C" w:rsidP="003A140F">
      <w:pPr>
        <w:jc w:val="both"/>
        <w:rPr>
          <w:rFonts w:ascii="Times New Roman" w:hAnsi="Times New Roman" w:cs="Times New Roman"/>
          <w:lang w:val="en-US"/>
        </w:rPr>
      </w:pPr>
      <w:r w:rsidRPr="000E354C">
        <w:rPr>
          <w:rFonts w:ascii="Times New Roman" w:hAnsi="Times New Roman" w:cs="Times New Roman"/>
          <w:lang w:val="en-US"/>
        </w:rPr>
        <w:t>The semi-automated segmentation</w:t>
      </w:r>
      <w:r w:rsidR="00C4716B">
        <w:rPr>
          <w:rFonts w:ascii="Times New Roman" w:hAnsi="Times New Roman" w:cs="Times New Roman"/>
          <w:lang w:val="en-US"/>
        </w:rPr>
        <w:t xml:space="preserve"> and tracking</w:t>
      </w:r>
      <w:r w:rsidRPr="000E354C">
        <w:rPr>
          <w:rFonts w:ascii="Times New Roman" w:hAnsi="Times New Roman" w:cs="Times New Roman"/>
          <w:lang w:val="en-US"/>
        </w:rPr>
        <w:t xml:space="preserve"> involved: (1) Canny edge detection to identify bone edges; (2) </w:t>
      </w:r>
      <w:r w:rsidR="00C4716B">
        <w:rPr>
          <w:rFonts w:ascii="Times New Roman" w:hAnsi="Times New Roman" w:cs="Times New Roman"/>
          <w:lang w:val="en-US"/>
        </w:rPr>
        <w:t xml:space="preserve">through frame </w:t>
      </w:r>
      <w:r w:rsidRPr="000E354C">
        <w:rPr>
          <w:rFonts w:ascii="Times New Roman" w:hAnsi="Times New Roman" w:cs="Times New Roman"/>
          <w:lang w:val="en-US"/>
        </w:rPr>
        <w:t>connected-component labeling to pick out edges of the interior cortical bone boundaries; (3) establish</w:t>
      </w:r>
      <w:ins w:id="92" w:author="Brisson, Nicholas" w:date="2024-11-03T21:15:00Z">
        <w:r w:rsidR="003509C7">
          <w:rPr>
            <w:rFonts w:ascii="Times New Roman" w:hAnsi="Times New Roman" w:cs="Times New Roman"/>
            <w:lang w:val="en-US"/>
          </w:rPr>
          <w:t xml:space="preserve">ing </w:t>
        </w:r>
      </w:ins>
      <w:del w:id="93" w:author="Brisson, Nicholas" w:date="2024-11-03T21:15:00Z">
        <w:r w:rsidRPr="000E354C" w:rsidDel="003509C7">
          <w:rPr>
            <w:rFonts w:ascii="Times New Roman" w:hAnsi="Times New Roman" w:cs="Times New Roman"/>
            <w:lang w:val="en-US"/>
          </w:rPr>
          <w:delText xml:space="preserve">ment of </w:delText>
        </w:r>
        <w:r w:rsidR="00C4716B" w:rsidDel="003509C7">
          <w:rPr>
            <w:rFonts w:ascii="Times New Roman" w:hAnsi="Times New Roman" w:cs="Times New Roman"/>
            <w:lang w:val="en-US"/>
          </w:rPr>
          <w:delText xml:space="preserve">discretized </w:delText>
        </w:r>
      </w:del>
      <w:ins w:id="94" w:author="Brisson, Nicholas" w:date="2024-11-03T21:15:00Z">
        <w:r w:rsidR="003509C7">
          <w:rPr>
            <w:rFonts w:ascii="Times New Roman" w:hAnsi="Times New Roman" w:cs="Times New Roman"/>
            <w:lang w:val="en-US"/>
          </w:rPr>
          <w:t xml:space="preserve">discrete </w:t>
        </w:r>
      </w:ins>
      <w:commentRangeStart w:id="95"/>
      <w:r w:rsidRPr="000E354C">
        <w:rPr>
          <w:rFonts w:ascii="Times New Roman" w:hAnsi="Times New Roman" w:cs="Times New Roman"/>
          <w:lang w:val="en-US"/>
        </w:rPr>
        <w:t xml:space="preserve">key reference points </w:t>
      </w:r>
      <w:commentRangeEnd w:id="95"/>
      <w:r w:rsidR="003509C7">
        <w:rPr>
          <w:rStyle w:val="CommentReference"/>
        </w:rPr>
        <w:commentReference w:id="95"/>
      </w:r>
      <w:r w:rsidRPr="000E354C">
        <w:rPr>
          <w:rFonts w:ascii="Times New Roman" w:hAnsi="Times New Roman" w:cs="Times New Roman"/>
          <w:lang w:val="en-US"/>
        </w:rPr>
        <w:t xml:space="preserve">on the binary edge outputs of the first frame, facilitating frame-to-frame transformations using greedy nearest neighbor sorting and cubic spline interpolation; </w:t>
      </w:r>
      <w:ins w:id="96" w:author="Brisson, Nicholas" w:date="2024-11-03T21:16:00Z">
        <w:r w:rsidR="003509C7">
          <w:rPr>
            <w:rFonts w:ascii="Times New Roman" w:hAnsi="Times New Roman" w:cs="Times New Roman"/>
            <w:lang w:val="en-US"/>
          </w:rPr>
          <w:t xml:space="preserve">and </w:t>
        </w:r>
      </w:ins>
      <w:r w:rsidRPr="000E354C">
        <w:rPr>
          <w:rFonts w:ascii="Times New Roman" w:hAnsi="Times New Roman" w:cs="Times New Roman"/>
          <w:lang w:val="en-US"/>
        </w:rPr>
        <w:t xml:space="preserve">(4) optimizing transformation parameters via nonlinear least squares to minimize alignment error between frames, automating </w:t>
      </w:r>
      <w:r w:rsidR="00C4716B">
        <w:rPr>
          <w:rFonts w:ascii="Times New Roman" w:hAnsi="Times New Roman" w:cs="Times New Roman"/>
          <w:lang w:val="en-US"/>
        </w:rPr>
        <w:t>tracking</w:t>
      </w:r>
      <w:r w:rsidRPr="000E354C">
        <w:rPr>
          <w:rFonts w:ascii="Times New Roman" w:hAnsi="Times New Roman" w:cs="Times New Roman"/>
          <w:lang w:val="en-US"/>
        </w:rPr>
        <w:t xml:space="preserve"> across the motion cycle (Fig</w:t>
      </w:r>
      <w:r>
        <w:rPr>
          <w:rFonts w:ascii="Times New Roman" w:hAnsi="Times New Roman" w:cs="Times New Roman"/>
          <w:lang w:val="en-US"/>
        </w:rPr>
        <w:t xml:space="preserve">ure </w:t>
      </w:r>
      <w:r w:rsidRPr="000E354C">
        <w:rPr>
          <w:rFonts w:ascii="Times New Roman" w:hAnsi="Times New Roman" w:cs="Times New Roman"/>
          <w:lang w:val="en-US"/>
        </w:rPr>
        <w:t>2).</w:t>
      </w:r>
    </w:p>
    <w:p w14:paraId="6EE2CE92" w14:textId="5765F3CE" w:rsidR="000E354C" w:rsidRPr="00C77846" w:rsidRDefault="000E354C" w:rsidP="003A140F">
      <w:pPr>
        <w:jc w:val="both"/>
        <w:rPr>
          <w:rFonts w:ascii="Times New Roman" w:hAnsi="Times New Roman" w:cs="Times New Roman"/>
          <w:lang w:val="en-US"/>
        </w:rPr>
      </w:pPr>
      <w:commentRangeStart w:id="97"/>
      <w:r w:rsidRPr="000E354C">
        <w:rPr>
          <w:rFonts w:ascii="Times New Roman" w:hAnsi="Times New Roman" w:cs="Times New Roman"/>
          <w:lang w:val="en-US"/>
        </w:rPr>
        <w:t>Using these segments</w:t>
      </w:r>
      <w:commentRangeEnd w:id="97"/>
      <w:r w:rsidR="003509C7">
        <w:rPr>
          <w:rStyle w:val="CommentReference"/>
        </w:rPr>
        <w:commentReference w:id="97"/>
      </w:r>
      <w:r w:rsidRPr="000E354C">
        <w:rPr>
          <w:rFonts w:ascii="Times New Roman" w:hAnsi="Times New Roman" w:cs="Times New Roman"/>
          <w:lang w:val="en-US"/>
        </w:rPr>
        <w:t xml:space="preserve">, </w:t>
      </w:r>
      <w:commentRangeStart w:id="98"/>
      <w:r w:rsidRPr="000E354C">
        <w:rPr>
          <w:rFonts w:ascii="Times New Roman" w:hAnsi="Times New Roman" w:cs="Times New Roman"/>
          <w:lang w:val="en-US"/>
        </w:rPr>
        <w:t xml:space="preserve">the anterior-posterior translation, superior-inferior translation and the angle between long axis of the tibia relative to the femur </w:t>
      </w:r>
      <w:commentRangeEnd w:id="98"/>
      <w:r w:rsidR="003509C7">
        <w:rPr>
          <w:rStyle w:val="CommentReference"/>
        </w:rPr>
        <w:commentReference w:id="98"/>
      </w:r>
      <w:r w:rsidRPr="000E354C">
        <w:rPr>
          <w:rFonts w:ascii="Times New Roman" w:hAnsi="Times New Roman" w:cs="Times New Roman"/>
          <w:lang w:val="en-US"/>
        </w:rPr>
        <w:t>were extracted throughout the motion cycle for all subjects. The tibia and femur were also segmented manually</w:t>
      </w:r>
      <w:r w:rsidR="008D3B9D">
        <w:rPr>
          <w:rFonts w:ascii="Times New Roman" w:hAnsi="Times New Roman" w:cs="Times New Roman"/>
          <w:lang w:val="en-US"/>
        </w:rPr>
        <w:t xml:space="preserve"> for all subjects and frames</w:t>
      </w:r>
      <w:r w:rsidRPr="000E354C">
        <w:rPr>
          <w:rFonts w:ascii="Times New Roman" w:hAnsi="Times New Roman" w:cs="Times New Roman"/>
          <w:lang w:val="en-US"/>
        </w:rPr>
        <w:t xml:space="preserve">, and kinematic parameters were extracted </w:t>
      </w:r>
      <w:r w:rsidR="008D3B9D">
        <w:rPr>
          <w:rFonts w:ascii="Times New Roman" w:hAnsi="Times New Roman" w:cs="Times New Roman"/>
          <w:lang w:val="en-US"/>
        </w:rPr>
        <w:t xml:space="preserve">from the manual segmentations </w:t>
      </w:r>
      <w:r w:rsidRPr="000E354C">
        <w:rPr>
          <w:rFonts w:ascii="Times New Roman" w:hAnsi="Times New Roman" w:cs="Times New Roman"/>
          <w:lang w:val="en-US"/>
        </w:rPr>
        <w:t xml:space="preserve">for comparison. To account for variability in the range of motion between subjects, </w:t>
      </w:r>
      <w:commentRangeStart w:id="99"/>
      <w:r w:rsidRPr="000E354C">
        <w:rPr>
          <w:rFonts w:ascii="Times New Roman" w:hAnsi="Times New Roman" w:cs="Times New Roman"/>
          <w:lang w:val="en-US"/>
        </w:rPr>
        <w:t>the motion cycle was normalized to the percentage of flexion.</w:t>
      </w:r>
      <w:commentRangeEnd w:id="99"/>
      <w:r w:rsidR="00F6318C">
        <w:rPr>
          <w:rStyle w:val="CommentReference"/>
        </w:rPr>
        <w:commentReference w:id="99"/>
      </w:r>
    </w:p>
    <w:p w14:paraId="766589AE"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Results</w:t>
      </w:r>
    </w:p>
    <w:p w14:paraId="3B880A2E" w14:textId="582D1527" w:rsidR="00AE4234" w:rsidRPr="00AE4234" w:rsidRDefault="00F6318C" w:rsidP="00AE4234">
      <w:pPr>
        <w:jc w:val="both"/>
        <w:rPr>
          <w:rFonts w:ascii="Times New Roman" w:hAnsi="Times New Roman" w:cs="Times New Roman"/>
          <w:lang w:val="en-US"/>
        </w:rPr>
      </w:pPr>
      <w:ins w:id="100" w:author="Brisson, Nicholas" w:date="2024-11-03T21:20:00Z">
        <w:r>
          <w:rPr>
            <w:rFonts w:ascii="Times New Roman" w:hAnsi="Times New Roman" w:cs="Times New Roman"/>
            <w:lang w:val="en-US"/>
          </w:rPr>
          <w:t>The s</w:t>
        </w:r>
        <w:r w:rsidRPr="00586CC9">
          <w:rPr>
            <w:rFonts w:ascii="Times New Roman" w:hAnsi="Times New Roman" w:cs="Times New Roman"/>
            <w:lang w:val="en-US"/>
          </w:rPr>
          <w:t>emi-</w:t>
        </w:r>
        <w:r>
          <w:rPr>
            <w:rFonts w:ascii="Times New Roman" w:hAnsi="Times New Roman" w:cs="Times New Roman"/>
            <w:lang w:val="en-US"/>
          </w:rPr>
          <w:t>a</w:t>
        </w:r>
        <w:r w:rsidRPr="00586CC9">
          <w:rPr>
            <w:rFonts w:ascii="Times New Roman" w:hAnsi="Times New Roman" w:cs="Times New Roman"/>
            <w:lang w:val="en-US"/>
          </w:rPr>
          <w:t xml:space="preserve">utomated </w:t>
        </w:r>
        <w:r>
          <w:rPr>
            <w:rFonts w:ascii="Times New Roman" w:hAnsi="Times New Roman" w:cs="Times New Roman"/>
            <w:lang w:val="en-US"/>
          </w:rPr>
          <w:t>b</w:t>
        </w:r>
        <w:r w:rsidRPr="00586CC9">
          <w:rPr>
            <w:rFonts w:ascii="Times New Roman" w:hAnsi="Times New Roman" w:cs="Times New Roman"/>
            <w:lang w:val="en-US"/>
          </w:rPr>
          <w:t xml:space="preserve">one </w:t>
        </w:r>
      </w:ins>
      <w:ins w:id="101" w:author="Brisson, Nicholas" w:date="2024-11-03T21:21:00Z">
        <w:r>
          <w:rPr>
            <w:rFonts w:ascii="Times New Roman" w:hAnsi="Times New Roman" w:cs="Times New Roman"/>
            <w:lang w:val="en-US"/>
          </w:rPr>
          <w:t>t</w:t>
        </w:r>
      </w:ins>
      <w:ins w:id="102" w:author="Brisson, Nicholas" w:date="2024-11-03T21:20:00Z">
        <w:r w:rsidRPr="00586CC9">
          <w:rPr>
            <w:rFonts w:ascii="Times New Roman" w:hAnsi="Times New Roman" w:cs="Times New Roman"/>
            <w:lang w:val="en-US"/>
          </w:rPr>
          <w:t xml:space="preserve">racking </w:t>
        </w:r>
      </w:ins>
      <w:del w:id="103" w:author="Brisson, Nicholas" w:date="2024-11-03T21:21:00Z">
        <w:r w:rsidR="00AE4234" w:rsidRPr="00AE4234" w:rsidDel="00F6318C">
          <w:rPr>
            <w:rFonts w:ascii="Times New Roman" w:hAnsi="Times New Roman" w:cs="Times New Roman"/>
            <w:lang w:val="en-US"/>
          </w:rPr>
          <w:delText>The</w:delText>
        </w:r>
        <w:r w:rsidR="00AE4234" w:rsidDel="00F6318C">
          <w:rPr>
            <w:rFonts w:ascii="Times New Roman" w:hAnsi="Times New Roman" w:cs="Times New Roman"/>
            <w:lang w:val="en-US"/>
          </w:rPr>
          <w:delText xml:space="preserve"> developed tracking</w:delText>
        </w:r>
        <w:r w:rsidR="00AE4234" w:rsidRPr="00AE4234" w:rsidDel="00F6318C">
          <w:rPr>
            <w:rFonts w:ascii="Times New Roman" w:hAnsi="Times New Roman" w:cs="Times New Roman"/>
            <w:lang w:val="en-US"/>
          </w:rPr>
          <w:delText xml:space="preserve"> </w:delText>
        </w:r>
      </w:del>
      <w:r w:rsidR="00AE4234" w:rsidRPr="00AE4234">
        <w:rPr>
          <w:rFonts w:ascii="Times New Roman" w:hAnsi="Times New Roman" w:cs="Times New Roman"/>
          <w:lang w:val="en-US"/>
        </w:rPr>
        <w:t xml:space="preserve">algorithm </w:t>
      </w:r>
      <w:r w:rsidR="00AE4234">
        <w:rPr>
          <w:rFonts w:ascii="Times New Roman" w:hAnsi="Times New Roman" w:cs="Times New Roman"/>
          <w:lang w:val="en-US"/>
        </w:rPr>
        <w:t xml:space="preserve">was able to track the bone edges across all frames for all subjects with </w:t>
      </w:r>
      <w:r w:rsidR="00AE4234" w:rsidRPr="00AE4234">
        <w:rPr>
          <w:rFonts w:ascii="Times New Roman" w:hAnsi="Times New Roman" w:cs="Times New Roman"/>
          <w:lang w:val="en-US"/>
        </w:rPr>
        <w:t>an</w:t>
      </w:r>
      <w:r w:rsidR="00AE4234">
        <w:rPr>
          <w:rFonts w:ascii="Times New Roman" w:hAnsi="Times New Roman" w:cs="Times New Roman"/>
          <w:lang w:val="en-US"/>
        </w:rPr>
        <w:t xml:space="preserve"> average</w:t>
      </w:r>
      <w:r w:rsidR="00AE4234" w:rsidRPr="00AE4234">
        <w:rPr>
          <w:rFonts w:ascii="Times New Roman" w:hAnsi="Times New Roman" w:cs="Times New Roman"/>
          <w:lang w:val="en-US"/>
        </w:rPr>
        <w:t xml:space="preserve"> alignment error </w:t>
      </w:r>
      <w:ins w:id="104" w:author="Brisson, Nicholas" w:date="2024-11-03T21:21:00Z">
        <w:r w:rsidRPr="00AE4234">
          <w:rPr>
            <w:rFonts w:ascii="Times New Roman" w:hAnsi="Times New Roman" w:cs="Times New Roman"/>
            <w:lang w:val="en-US"/>
          </w:rPr>
          <w:t>0.40 ± 0.02 mm</w:t>
        </w:r>
        <w:r>
          <w:rPr>
            <w:rFonts w:ascii="Times New Roman" w:hAnsi="Times New Roman" w:cs="Times New Roman"/>
            <w:lang w:val="en-US"/>
          </w:rPr>
          <w:t xml:space="preserve"> for</w:t>
        </w:r>
      </w:ins>
      <w:del w:id="105" w:author="Brisson, Nicholas" w:date="2024-11-03T21:21:00Z">
        <w:r w:rsidR="00AE4234" w:rsidDel="00F6318C">
          <w:rPr>
            <w:rFonts w:ascii="Times New Roman" w:hAnsi="Times New Roman" w:cs="Times New Roman"/>
            <w:lang w:val="en-US"/>
          </w:rPr>
          <w:delText>of</w:delText>
        </w:r>
      </w:del>
      <w:r w:rsidR="00AE4234">
        <w:rPr>
          <w:rFonts w:ascii="Times New Roman" w:hAnsi="Times New Roman" w:cs="Times New Roman"/>
          <w:lang w:val="en-US"/>
        </w:rPr>
        <w:t xml:space="preserve"> the </w:t>
      </w:r>
      <w:commentRangeStart w:id="106"/>
      <w:r w:rsidR="00AE4234">
        <w:rPr>
          <w:rFonts w:ascii="Times New Roman" w:hAnsi="Times New Roman" w:cs="Times New Roman"/>
          <w:lang w:val="en-US"/>
        </w:rPr>
        <w:t>bone edges</w:t>
      </w:r>
      <w:del w:id="107" w:author="Brisson, Nicholas" w:date="2024-11-03T21:21:00Z">
        <w:r w:rsidR="00AE4234" w:rsidDel="00F6318C">
          <w:rPr>
            <w:rFonts w:ascii="Times New Roman" w:hAnsi="Times New Roman" w:cs="Times New Roman"/>
            <w:lang w:val="en-US"/>
          </w:rPr>
          <w:delText xml:space="preserve"> </w:delText>
        </w:r>
      </w:del>
      <w:commentRangeEnd w:id="106"/>
      <w:r w:rsidR="00AE4234">
        <w:rPr>
          <w:rStyle w:val="CommentReference"/>
        </w:rPr>
        <w:commentReference w:id="106"/>
      </w:r>
      <w:del w:id="108" w:author="Brisson, Nicholas" w:date="2024-11-03T21:21:00Z">
        <w:r w:rsidR="00AE4234" w:rsidDel="00F6318C">
          <w:rPr>
            <w:rFonts w:ascii="Times New Roman" w:hAnsi="Times New Roman" w:cs="Times New Roman"/>
            <w:lang w:val="en-US"/>
          </w:rPr>
          <w:delText>of</w:delText>
        </w:r>
      </w:del>
      <w:r w:rsidR="00AE4234">
        <w:rPr>
          <w:rFonts w:ascii="Times New Roman" w:hAnsi="Times New Roman" w:cs="Times New Roman"/>
          <w:lang w:val="en-US"/>
        </w:rPr>
        <w:t xml:space="preserve"> </w:t>
      </w:r>
      <w:del w:id="109" w:author="Brisson, Nicholas" w:date="2024-11-03T21:21:00Z">
        <w:r w:rsidR="00AE4234" w:rsidRPr="00AE4234" w:rsidDel="00F6318C">
          <w:rPr>
            <w:rFonts w:ascii="Times New Roman" w:hAnsi="Times New Roman" w:cs="Times New Roman"/>
            <w:lang w:val="en-US"/>
          </w:rPr>
          <w:delText xml:space="preserve">0.40 ± 0.02 mm. </w:delText>
        </w:r>
      </w:del>
      <w:del w:id="110" w:author="Brisson, Nicholas" w:date="2024-11-03T21:24:00Z">
        <w:r w:rsidR="00AE4234" w:rsidDel="00F6318C">
          <w:rPr>
            <w:rFonts w:ascii="Times New Roman" w:hAnsi="Times New Roman" w:cs="Times New Roman"/>
            <w:lang w:val="en-US"/>
          </w:rPr>
          <w:delText xml:space="preserve">The results are illustrated for one subject in </w:delText>
        </w:r>
        <w:r w:rsidR="00AE4234" w:rsidRPr="00AE4234" w:rsidDel="00F6318C">
          <w:rPr>
            <w:rFonts w:ascii="Times New Roman" w:hAnsi="Times New Roman" w:cs="Times New Roman"/>
            <w:lang w:val="en-US"/>
          </w:rPr>
          <w:delText>Figure 3</w:delText>
        </w:r>
        <w:r w:rsidR="00AE4234" w:rsidDel="00F6318C">
          <w:rPr>
            <w:rFonts w:ascii="Times New Roman" w:hAnsi="Times New Roman" w:cs="Times New Roman"/>
            <w:lang w:val="en-US"/>
          </w:rPr>
          <w:delText xml:space="preserve">, showing </w:delText>
        </w:r>
      </w:del>
      <w:del w:id="111" w:author="Brisson, Nicholas" w:date="2024-11-03T21:23:00Z">
        <w:r w:rsidR="00AE4234" w:rsidDel="00F6318C">
          <w:rPr>
            <w:rFonts w:ascii="Times New Roman" w:hAnsi="Times New Roman" w:cs="Times New Roman"/>
            <w:lang w:val="en-US"/>
          </w:rPr>
          <w:delText>t</w:delText>
        </w:r>
      </w:del>
      <w:ins w:id="112" w:author="Brisson, Nicholas" w:date="2024-11-03T21:23:00Z">
        <w:r>
          <w:rPr>
            <w:rFonts w:ascii="Times New Roman" w:hAnsi="Times New Roman" w:cs="Times New Roman"/>
            <w:lang w:val="en-US"/>
          </w:rPr>
          <w:t>T</w:t>
        </w:r>
      </w:ins>
      <w:r w:rsidR="00AE4234">
        <w:rPr>
          <w:rFonts w:ascii="Times New Roman" w:hAnsi="Times New Roman" w:cs="Times New Roman"/>
          <w:lang w:val="en-US"/>
        </w:rPr>
        <w:t>he</w:t>
      </w:r>
      <w:r w:rsidR="00AE4234" w:rsidRPr="00AE4234">
        <w:rPr>
          <w:rFonts w:ascii="Times New Roman" w:hAnsi="Times New Roman" w:cs="Times New Roman"/>
          <w:lang w:val="en-US"/>
        </w:rPr>
        <w:t xml:space="preserve"> semi-automatic segmentation </w:t>
      </w:r>
      <w:r w:rsidR="00AE4234">
        <w:rPr>
          <w:rFonts w:ascii="Times New Roman" w:hAnsi="Times New Roman" w:cs="Times New Roman"/>
          <w:lang w:val="en-US"/>
        </w:rPr>
        <w:t xml:space="preserve">results </w:t>
      </w:r>
      <w:r w:rsidR="00AE4234" w:rsidRPr="00AE4234">
        <w:rPr>
          <w:rFonts w:ascii="Times New Roman" w:hAnsi="Times New Roman" w:cs="Times New Roman"/>
          <w:lang w:val="en-US"/>
        </w:rPr>
        <w:t>of the tibia and femur across the knee flexion-extension cycle</w:t>
      </w:r>
      <w:ins w:id="113" w:author="Brisson, Nicholas" w:date="2024-11-03T21:24:00Z">
        <w:r>
          <w:rPr>
            <w:rFonts w:ascii="Times New Roman" w:hAnsi="Times New Roman" w:cs="Times New Roman"/>
            <w:lang w:val="en-US"/>
          </w:rPr>
          <w:t xml:space="preserve"> are illustrated for one representative subject in </w:t>
        </w:r>
        <w:r w:rsidRPr="00AE4234">
          <w:rPr>
            <w:rFonts w:ascii="Times New Roman" w:hAnsi="Times New Roman" w:cs="Times New Roman"/>
            <w:lang w:val="en-US"/>
          </w:rPr>
          <w:t>Figure 3</w:t>
        </w:r>
      </w:ins>
      <w:r w:rsidR="00AE4234" w:rsidRPr="00AE4234">
        <w:rPr>
          <w:rFonts w:ascii="Times New Roman" w:hAnsi="Times New Roman" w:cs="Times New Roman"/>
          <w:lang w:val="en-US"/>
        </w:rPr>
        <w:t xml:space="preserve">. </w:t>
      </w:r>
    </w:p>
    <w:p w14:paraId="2A4BCECD" w14:textId="7EC32795" w:rsidR="00AE4234" w:rsidRPr="00AE4234" w:rsidRDefault="00965CD3" w:rsidP="00FE7186">
      <w:pPr>
        <w:jc w:val="both"/>
        <w:rPr>
          <w:rFonts w:ascii="Times New Roman" w:hAnsi="Times New Roman" w:cs="Times New Roman"/>
          <w:lang w:val="en-US"/>
        </w:rPr>
      </w:pPr>
      <w:commentRangeStart w:id="114"/>
      <w:ins w:id="115" w:author="Brisson, Nicholas" w:date="2024-11-03T21:24:00Z">
        <w:r>
          <w:rPr>
            <w:rFonts w:ascii="Times New Roman" w:hAnsi="Times New Roman" w:cs="Times New Roman"/>
            <w:lang w:val="en-US"/>
          </w:rPr>
          <w:t xml:space="preserve">The </w:t>
        </w:r>
      </w:ins>
      <w:del w:id="116" w:author="Brisson, Nicholas" w:date="2024-11-03T21:24:00Z">
        <w:r w:rsidR="00FE7186" w:rsidDel="00965CD3">
          <w:rPr>
            <w:rFonts w:ascii="Times New Roman" w:hAnsi="Times New Roman" w:cs="Times New Roman"/>
            <w:lang w:val="en-US"/>
          </w:rPr>
          <w:delText>E</w:delText>
        </w:r>
      </w:del>
      <w:ins w:id="117" w:author="Brisson, Nicholas" w:date="2024-11-03T21:24:00Z">
        <w:r>
          <w:rPr>
            <w:rFonts w:ascii="Times New Roman" w:hAnsi="Times New Roman" w:cs="Times New Roman"/>
            <w:lang w:val="en-US"/>
          </w:rPr>
          <w:t>e</w:t>
        </w:r>
      </w:ins>
      <w:r w:rsidR="00FE7186">
        <w:rPr>
          <w:rFonts w:ascii="Times New Roman" w:hAnsi="Times New Roman" w:cs="Times New Roman"/>
          <w:lang w:val="en-US"/>
        </w:rPr>
        <w:t>xtract</w:t>
      </w:r>
      <w:ins w:id="118" w:author="Brisson, Nicholas" w:date="2024-11-03T21:24:00Z">
        <w:r>
          <w:rPr>
            <w:rFonts w:ascii="Times New Roman" w:hAnsi="Times New Roman" w:cs="Times New Roman"/>
            <w:lang w:val="en-US"/>
          </w:rPr>
          <w:t>ed</w:t>
        </w:r>
      </w:ins>
      <w:del w:id="119" w:author="Brisson, Nicholas" w:date="2024-11-03T21:24:00Z">
        <w:r w:rsidR="00FE7186" w:rsidDel="00965CD3">
          <w:rPr>
            <w:rFonts w:ascii="Times New Roman" w:hAnsi="Times New Roman" w:cs="Times New Roman"/>
            <w:lang w:val="en-US"/>
          </w:rPr>
          <w:delText>ion of</w:delText>
        </w:r>
      </w:del>
      <w:r w:rsidR="00FE7186">
        <w:rPr>
          <w:rFonts w:ascii="Times New Roman" w:hAnsi="Times New Roman" w:cs="Times New Roman"/>
          <w:lang w:val="en-US"/>
        </w:rPr>
        <w:t xml:space="preserve"> bone kinematics showed comparable results for manual and semi-automat</w:t>
      </w:r>
      <w:ins w:id="120" w:author="Brisson, Nicholas" w:date="2024-11-03T21:24:00Z">
        <w:r>
          <w:rPr>
            <w:rFonts w:ascii="Times New Roman" w:hAnsi="Times New Roman" w:cs="Times New Roman"/>
            <w:lang w:val="en-US"/>
          </w:rPr>
          <w:t>ed</w:t>
        </w:r>
      </w:ins>
      <w:del w:id="121" w:author="Brisson, Nicholas" w:date="2024-11-03T21:24:00Z">
        <w:r w:rsidR="00FE7186" w:rsidDel="00965CD3">
          <w:rPr>
            <w:rFonts w:ascii="Times New Roman" w:hAnsi="Times New Roman" w:cs="Times New Roman"/>
            <w:lang w:val="en-US"/>
          </w:rPr>
          <w:delText>ic</w:delText>
        </w:r>
      </w:del>
      <w:r w:rsidR="00FE7186">
        <w:rPr>
          <w:rFonts w:ascii="Times New Roman" w:hAnsi="Times New Roman" w:cs="Times New Roman"/>
          <w:lang w:val="en-US"/>
        </w:rPr>
        <w:t xml:space="preserve"> segmentation</w:t>
      </w:r>
      <w:ins w:id="122" w:author="Brisson, Nicholas" w:date="2024-11-03T21:24:00Z">
        <w:r>
          <w:rPr>
            <w:rFonts w:ascii="Times New Roman" w:hAnsi="Times New Roman" w:cs="Times New Roman"/>
            <w:lang w:val="en-US"/>
          </w:rPr>
          <w:t>s</w:t>
        </w:r>
      </w:ins>
      <w:r w:rsidR="00FE7186">
        <w:rPr>
          <w:rFonts w:ascii="Times New Roman" w:hAnsi="Times New Roman" w:cs="Times New Roman"/>
          <w:lang w:val="en-US"/>
        </w:rPr>
        <w:t xml:space="preserve"> (Figure 4)</w:t>
      </w:r>
      <w:r w:rsidR="00AE4234" w:rsidRPr="00AE4234">
        <w:rPr>
          <w:rFonts w:ascii="Times New Roman" w:hAnsi="Times New Roman" w:cs="Times New Roman"/>
          <w:lang w:val="en-US"/>
        </w:rPr>
        <w:t xml:space="preserve">. </w:t>
      </w:r>
      <w:commentRangeEnd w:id="114"/>
      <w:r w:rsidR="00590285">
        <w:rPr>
          <w:rStyle w:val="CommentReference"/>
        </w:rPr>
        <w:commentReference w:id="114"/>
      </w:r>
      <w:commentRangeStart w:id="123"/>
      <w:r w:rsidR="00AE4234" w:rsidRPr="00AE4234">
        <w:rPr>
          <w:rFonts w:ascii="Times New Roman" w:hAnsi="Times New Roman" w:cs="Times New Roman"/>
          <w:lang w:val="en-US"/>
        </w:rPr>
        <w:t xml:space="preserve">The angle between the long axes of tibia and femur </w:t>
      </w:r>
      <w:commentRangeStart w:id="124"/>
      <w:r w:rsidR="00AE4234" w:rsidRPr="00AE4234">
        <w:rPr>
          <w:rFonts w:ascii="Times New Roman" w:hAnsi="Times New Roman" w:cs="Times New Roman"/>
          <w:lang w:val="en-US"/>
        </w:rPr>
        <w:t>changed</w:t>
      </w:r>
      <w:commentRangeEnd w:id="123"/>
      <w:r>
        <w:rPr>
          <w:rStyle w:val="CommentReference"/>
        </w:rPr>
        <w:commentReference w:id="123"/>
      </w:r>
      <w:r w:rsidR="00AE4234" w:rsidRPr="00AE4234">
        <w:rPr>
          <w:rFonts w:ascii="Times New Roman" w:hAnsi="Times New Roman" w:cs="Times New Roman"/>
          <w:lang w:val="en-US"/>
        </w:rPr>
        <w:t xml:space="preserve"> by </w:t>
      </w:r>
      <w:commentRangeStart w:id="125"/>
      <w:ins w:id="126" w:author="Brisson, Nicholas" w:date="2024-11-03T21:24:00Z">
        <w:r>
          <w:rPr>
            <w:rFonts w:ascii="Times New Roman" w:hAnsi="Times New Roman" w:cs="Times New Roman"/>
            <w:lang w:val="en-US"/>
          </w:rPr>
          <w:t>25.0</w:t>
        </w:r>
      </w:ins>
      <w:del w:id="127" w:author="Brisson, Nicholas" w:date="2024-11-03T21:24:00Z">
        <w:r w:rsidR="00AE4234" w:rsidRPr="00AE4234" w:rsidDel="00965CD3">
          <w:rPr>
            <w:rFonts w:ascii="Times New Roman" w:hAnsi="Times New Roman" w:cs="Times New Roman"/>
            <w:lang w:val="en-US"/>
          </w:rPr>
          <w:delText>24.99</w:delText>
        </w:r>
      </w:del>
      <w:r w:rsidR="00AE4234" w:rsidRPr="00AE4234">
        <w:rPr>
          <w:rFonts w:ascii="Times New Roman" w:hAnsi="Times New Roman" w:cs="Times New Roman"/>
          <w:lang w:val="en-US"/>
        </w:rPr>
        <w:t xml:space="preserve"> </w:t>
      </w:r>
      <w:commentRangeEnd w:id="125"/>
      <w:r>
        <w:rPr>
          <w:rStyle w:val="CommentReference"/>
        </w:rPr>
        <w:commentReference w:id="125"/>
      </w:r>
      <w:r w:rsidR="00AE4234" w:rsidRPr="00AE4234">
        <w:rPr>
          <w:rFonts w:ascii="Times New Roman" w:hAnsi="Times New Roman" w:cs="Times New Roman"/>
          <w:lang w:val="en-US"/>
        </w:rPr>
        <w:t>± 8.2</w:t>
      </w:r>
      <w:del w:id="128" w:author="Brisson, Nicholas" w:date="2024-11-03T21:24:00Z">
        <w:r w:rsidR="00AE4234" w:rsidRPr="00AE4234" w:rsidDel="00965CD3">
          <w:rPr>
            <w:rFonts w:ascii="Times New Roman" w:hAnsi="Times New Roman" w:cs="Times New Roman"/>
            <w:lang w:val="en-US"/>
          </w:rPr>
          <w:delText>0</w:delText>
        </w:r>
      </w:del>
      <w:r w:rsidR="00AE4234" w:rsidRPr="00AE4234">
        <w:rPr>
          <w:rFonts w:ascii="Times New Roman" w:hAnsi="Times New Roman" w:cs="Times New Roman"/>
          <w:lang w:val="en-US"/>
        </w:rPr>
        <w:t xml:space="preserve">° for manual segmentation </w:t>
      </w:r>
      <w:commentRangeEnd w:id="124"/>
      <w:r w:rsidR="00590285">
        <w:rPr>
          <w:rStyle w:val="CommentReference"/>
        </w:rPr>
        <w:commentReference w:id="124"/>
      </w:r>
      <w:r w:rsidR="00AE4234" w:rsidRPr="00AE4234">
        <w:rPr>
          <w:rFonts w:ascii="Times New Roman" w:hAnsi="Times New Roman" w:cs="Times New Roman"/>
          <w:lang w:val="en-US"/>
        </w:rPr>
        <w:t>and 24.1</w:t>
      </w:r>
      <w:del w:id="129" w:author="Brisson, Nicholas" w:date="2024-11-03T21:24:00Z">
        <w:r w:rsidR="00AE4234" w:rsidRPr="00AE4234" w:rsidDel="00965CD3">
          <w:rPr>
            <w:rFonts w:ascii="Times New Roman" w:hAnsi="Times New Roman" w:cs="Times New Roman"/>
            <w:lang w:val="en-US"/>
          </w:rPr>
          <w:delText>0</w:delText>
        </w:r>
      </w:del>
      <w:r w:rsidR="00AE4234" w:rsidRPr="00AE4234">
        <w:rPr>
          <w:rFonts w:ascii="Times New Roman" w:hAnsi="Times New Roman" w:cs="Times New Roman"/>
          <w:lang w:val="en-US"/>
        </w:rPr>
        <w:t xml:space="preserve"> ± </w:t>
      </w:r>
      <w:commentRangeStart w:id="130"/>
      <w:r w:rsidR="00AE4234" w:rsidRPr="00AE4234">
        <w:rPr>
          <w:rFonts w:ascii="Times New Roman" w:hAnsi="Times New Roman" w:cs="Times New Roman"/>
          <w:lang w:val="en-US"/>
        </w:rPr>
        <w:t>7.</w:t>
      </w:r>
      <w:ins w:id="131" w:author="Brisson, Nicholas" w:date="2024-11-03T21:24:00Z">
        <w:r>
          <w:rPr>
            <w:rFonts w:ascii="Times New Roman" w:hAnsi="Times New Roman" w:cs="Times New Roman"/>
            <w:lang w:val="en-US"/>
          </w:rPr>
          <w:t>2</w:t>
        </w:r>
      </w:ins>
      <w:del w:id="132" w:author="Brisson, Nicholas" w:date="2024-11-03T21:24:00Z">
        <w:r w:rsidR="00AE4234" w:rsidRPr="00AE4234" w:rsidDel="00965CD3">
          <w:rPr>
            <w:rFonts w:ascii="Times New Roman" w:hAnsi="Times New Roman" w:cs="Times New Roman"/>
            <w:lang w:val="en-US"/>
          </w:rPr>
          <w:delText>15</w:delText>
        </w:r>
      </w:del>
      <w:commentRangeEnd w:id="130"/>
      <w:r>
        <w:rPr>
          <w:rStyle w:val="CommentReference"/>
        </w:rPr>
        <w:commentReference w:id="130"/>
      </w:r>
      <w:r w:rsidR="00AE4234" w:rsidRPr="00AE4234">
        <w:rPr>
          <w:rFonts w:ascii="Times New Roman" w:hAnsi="Times New Roman" w:cs="Times New Roman"/>
          <w:lang w:val="en-US"/>
        </w:rPr>
        <w:t xml:space="preserve">° for semi-automatic segmentation. The anterior-posterior translation </w:t>
      </w:r>
      <w:del w:id="133" w:author="Brisson, Nicholas" w:date="2024-11-03T21:32:00Z">
        <w:r w:rsidR="00AE4234" w:rsidRPr="00AE4234" w:rsidDel="00590285">
          <w:rPr>
            <w:rFonts w:ascii="Times New Roman" w:hAnsi="Times New Roman" w:cs="Times New Roman"/>
            <w:lang w:val="en-US"/>
          </w:rPr>
          <w:delText xml:space="preserve">showed a </w:delText>
        </w:r>
      </w:del>
      <w:r w:rsidR="00AE4234" w:rsidRPr="00AE4234">
        <w:rPr>
          <w:rFonts w:ascii="Times New Roman" w:hAnsi="Times New Roman" w:cs="Times New Roman"/>
          <w:lang w:val="en-US"/>
        </w:rPr>
        <w:t>change</w:t>
      </w:r>
      <w:ins w:id="134" w:author="Brisson, Nicholas" w:date="2024-11-03T21:32:00Z">
        <w:r w:rsidR="00590285">
          <w:rPr>
            <w:rFonts w:ascii="Times New Roman" w:hAnsi="Times New Roman" w:cs="Times New Roman"/>
            <w:lang w:val="en-US"/>
          </w:rPr>
          <w:t>d by</w:t>
        </w:r>
      </w:ins>
      <w:del w:id="135" w:author="Brisson, Nicholas" w:date="2024-11-03T21:32:00Z">
        <w:r w:rsidR="00AE4234" w:rsidRPr="00AE4234" w:rsidDel="00590285">
          <w:rPr>
            <w:rFonts w:ascii="Times New Roman" w:hAnsi="Times New Roman" w:cs="Times New Roman"/>
            <w:lang w:val="en-US"/>
          </w:rPr>
          <w:delText xml:space="preserve"> of</w:delText>
        </w:r>
      </w:del>
      <w:r w:rsidR="00AE4234" w:rsidRPr="00AE4234">
        <w:rPr>
          <w:rFonts w:ascii="Times New Roman" w:hAnsi="Times New Roman" w:cs="Times New Roman"/>
          <w:lang w:val="en-US"/>
        </w:rPr>
        <w:t xml:space="preserve"> -18.9</w:t>
      </w:r>
      <w:del w:id="136" w:author="Brisson, Nicholas" w:date="2024-11-03T21:32:00Z">
        <w:r w:rsidR="00AE4234" w:rsidRPr="00AE4234" w:rsidDel="00590285">
          <w:rPr>
            <w:rFonts w:ascii="Times New Roman" w:hAnsi="Times New Roman" w:cs="Times New Roman"/>
            <w:lang w:val="en-US"/>
          </w:rPr>
          <w:delText>5</w:delText>
        </w:r>
      </w:del>
      <w:r w:rsidR="00AE4234" w:rsidRPr="00AE4234">
        <w:rPr>
          <w:rFonts w:ascii="Times New Roman" w:hAnsi="Times New Roman" w:cs="Times New Roman"/>
          <w:lang w:val="en-US"/>
        </w:rPr>
        <w:t xml:space="preserve"> ± 4.0</w:t>
      </w:r>
      <w:del w:id="137" w:author="Brisson, Nicholas" w:date="2024-11-03T21:24:00Z">
        <w:r w:rsidR="00AE4234" w:rsidRPr="00AE4234" w:rsidDel="00965CD3">
          <w:rPr>
            <w:rFonts w:ascii="Times New Roman" w:hAnsi="Times New Roman" w:cs="Times New Roman"/>
            <w:lang w:val="en-US"/>
          </w:rPr>
          <w:delText>3</w:delText>
        </w:r>
      </w:del>
      <w:r w:rsidR="00AE4234" w:rsidRPr="00AE4234">
        <w:rPr>
          <w:rFonts w:ascii="Times New Roman" w:hAnsi="Times New Roman" w:cs="Times New Roman"/>
          <w:lang w:val="en-US"/>
        </w:rPr>
        <w:t xml:space="preserve"> mm (manual) and -18.</w:t>
      </w:r>
      <w:ins w:id="138" w:author="Brisson, Nicholas" w:date="2024-11-03T21:25:00Z">
        <w:r>
          <w:rPr>
            <w:rFonts w:ascii="Times New Roman" w:hAnsi="Times New Roman" w:cs="Times New Roman"/>
            <w:lang w:val="en-US"/>
          </w:rPr>
          <w:t>8</w:t>
        </w:r>
      </w:ins>
      <w:del w:id="139" w:author="Brisson, Nicholas" w:date="2024-11-03T21:24:00Z">
        <w:r w:rsidR="00AE4234" w:rsidRPr="00AE4234" w:rsidDel="00965CD3">
          <w:rPr>
            <w:rFonts w:ascii="Times New Roman" w:hAnsi="Times New Roman" w:cs="Times New Roman"/>
            <w:lang w:val="en-US"/>
          </w:rPr>
          <w:delText>78</w:delText>
        </w:r>
      </w:del>
      <w:r w:rsidR="00AE4234" w:rsidRPr="00AE4234">
        <w:rPr>
          <w:rFonts w:ascii="Times New Roman" w:hAnsi="Times New Roman" w:cs="Times New Roman"/>
          <w:lang w:val="en-US"/>
        </w:rPr>
        <w:t xml:space="preserve"> ± 3.</w:t>
      </w:r>
      <w:ins w:id="140" w:author="Brisson, Nicholas" w:date="2024-11-03T21:25:00Z">
        <w:r>
          <w:rPr>
            <w:rFonts w:ascii="Times New Roman" w:hAnsi="Times New Roman" w:cs="Times New Roman"/>
            <w:lang w:val="en-US"/>
          </w:rPr>
          <w:t>2</w:t>
        </w:r>
      </w:ins>
      <w:del w:id="141" w:author="Brisson, Nicholas" w:date="2024-11-03T21:25:00Z">
        <w:r w:rsidR="00AE4234" w:rsidRPr="00AE4234" w:rsidDel="00965CD3">
          <w:rPr>
            <w:rFonts w:ascii="Times New Roman" w:hAnsi="Times New Roman" w:cs="Times New Roman"/>
            <w:lang w:val="en-US"/>
          </w:rPr>
          <w:delText>16</w:delText>
        </w:r>
      </w:del>
      <w:r w:rsidR="00AE4234" w:rsidRPr="00AE4234">
        <w:rPr>
          <w:rFonts w:ascii="Times New Roman" w:hAnsi="Times New Roman" w:cs="Times New Roman"/>
          <w:lang w:val="en-US"/>
        </w:rPr>
        <w:t xml:space="preserve"> mm (semi-automat</w:t>
      </w:r>
      <w:ins w:id="142" w:author="Brisson, Nicholas" w:date="2024-11-03T21:29:00Z">
        <w:r w:rsidR="003969AB">
          <w:rPr>
            <w:rFonts w:ascii="Times New Roman" w:hAnsi="Times New Roman" w:cs="Times New Roman"/>
            <w:lang w:val="en-US"/>
          </w:rPr>
          <w:t>ed</w:t>
        </w:r>
      </w:ins>
      <w:del w:id="143" w:author="Brisson, Nicholas" w:date="2024-11-03T21:29:00Z">
        <w:r w:rsidR="00AE4234" w:rsidRPr="00AE4234" w:rsidDel="003969AB">
          <w:rPr>
            <w:rFonts w:ascii="Times New Roman" w:hAnsi="Times New Roman" w:cs="Times New Roman"/>
            <w:lang w:val="en-US"/>
          </w:rPr>
          <w:delText>ic</w:delText>
        </w:r>
      </w:del>
      <w:r w:rsidR="00FE7186" w:rsidRPr="00AE4234">
        <w:rPr>
          <w:rFonts w:ascii="Times New Roman" w:hAnsi="Times New Roman" w:cs="Times New Roman"/>
          <w:lang w:val="en-US"/>
        </w:rPr>
        <w:t>),</w:t>
      </w:r>
      <w:r w:rsidR="00FE7186">
        <w:rPr>
          <w:rFonts w:ascii="Times New Roman" w:hAnsi="Times New Roman" w:cs="Times New Roman"/>
          <w:lang w:val="en-US"/>
        </w:rPr>
        <w:t xml:space="preserve"> and t</w:t>
      </w:r>
      <w:r w:rsidR="00AE4234" w:rsidRPr="00AE4234">
        <w:rPr>
          <w:rFonts w:ascii="Times New Roman" w:hAnsi="Times New Roman" w:cs="Times New Roman"/>
          <w:lang w:val="en-US"/>
        </w:rPr>
        <w:t xml:space="preserve">he superior-inferior translation </w:t>
      </w:r>
      <w:r w:rsidR="00FE7186">
        <w:rPr>
          <w:rFonts w:ascii="Times New Roman" w:hAnsi="Times New Roman" w:cs="Times New Roman"/>
          <w:lang w:val="en-US"/>
        </w:rPr>
        <w:t>showed</w:t>
      </w:r>
      <w:r w:rsidR="00AE4234" w:rsidRPr="00AE4234">
        <w:rPr>
          <w:rFonts w:ascii="Times New Roman" w:hAnsi="Times New Roman" w:cs="Times New Roman"/>
          <w:lang w:val="en-US"/>
        </w:rPr>
        <w:t xml:space="preserve"> minimal change, with values of 0.5</w:t>
      </w:r>
      <w:del w:id="144" w:author="Brisson, Nicholas" w:date="2024-11-03T21:25:00Z">
        <w:r w:rsidR="00AE4234" w:rsidRPr="00AE4234" w:rsidDel="00965CD3">
          <w:rPr>
            <w:rFonts w:ascii="Times New Roman" w:hAnsi="Times New Roman" w:cs="Times New Roman"/>
            <w:lang w:val="en-US"/>
          </w:rPr>
          <w:delText>3</w:delText>
        </w:r>
      </w:del>
      <w:r w:rsidR="00AE4234" w:rsidRPr="00AE4234">
        <w:rPr>
          <w:rFonts w:ascii="Times New Roman" w:hAnsi="Times New Roman" w:cs="Times New Roman"/>
          <w:lang w:val="en-US"/>
        </w:rPr>
        <w:t> ± 1.</w:t>
      </w:r>
      <w:ins w:id="145" w:author="Brisson, Nicholas" w:date="2024-11-03T21:25:00Z">
        <w:r>
          <w:rPr>
            <w:rFonts w:ascii="Times New Roman" w:hAnsi="Times New Roman" w:cs="Times New Roman"/>
            <w:lang w:val="en-US"/>
          </w:rPr>
          <w:t>8</w:t>
        </w:r>
      </w:ins>
      <w:del w:id="146" w:author="Brisson, Nicholas" w:date="2024-11-03T21:25:00Z">
        <w:r w:rsidR="00AE4234" w:rsidRPr="00AE4234" w:rsidDel="00965CD3">
          <w:rPr>
            <w:rFonts w:ascii="Times New Roman" w:hAnsi="Times New Roman" w:cs="Times New Roman"/>
            <w:lang w:val="en-US"/>
          </w:rPr>
          <w:delText>76</w:delText>
        </w:r>
      </w:del>
      <w:r w:rsidR="00AE4234" w:rsidRPr="00AE4234">
        <w:rPr>
          <w:rFonts w:ascii="Times New Roman" w:hAnsi="Times New Roman" w:cs="Times New Roman"/>
          <w:lang w:val="en-US"/>
        </w:rPr>
        <w:t> mm (manual) and 0.8</w:t>
      </w:r>
      <w:del w:id="147" w:author="Brisson, Nicholas" w:date="2024-11-03T21:25:00Z">
        <w:r w:rsidR="00AE4234" w:rsidRPr="00AE4234" w:rsidDel="00965CD3">
          <w:rPr>
            <w:rFonts w:ascii="Times New Roman" w:hAnsi="Times New Roman" w:cs="Times New Roman"/>
            <w:lang w:val="en-US"/>
          </w:rPr>
          <w:delText>2</w:delText>
        </w:r>
      </w:del>
      <w:r w:rsidR="00AE4234" w:rsidRPr="00AE4234">
        <w:rPr>
          <w:rFonts w:ascii="Times New Roman" w:hAnsi="Times New Roman" w:cs="Times New Roman"/>
          <w:lang w:val="en-US"/>
        </w:rPr>
        <w:t> ± 1.3</w:t>
      </w:r>
      <w:del w:id="148" w:author="Brisson, Nicholas" w:date="2024-11-03T21:25:00Z">
        <w:r w:rsidR="00AE4234" w:rsidRPr="00AE4234" w:rsidDel="00965CD3">
          <w:rPr>
            <w:rFonts w:ascii="Times New Roman" w:hAnsi="Times New Roman" w:cs="Times New Roman"/>
            <w:lang w:val="en-US"/>
          </w:rPr>
          <w:delText>3</w:delText>
        </w:r>
      </w:del>
      <w:r w:rsidR="00AE4234" w:rsidRPr="00AE4234">
        <w:rPr>
          <w:rFonts w:ascii="Times New Roman" w:hAnsi="Times New Roman" w:cs="Times New Roman"/>
          <w:lang w:val="en-US"/>
        </w:rPr>
        <w:t> mm (semi-automat</w:t>
      </w:r>
      <w:ins w:id="149" w:author="Brisson, Nicholas" w:date="2024-11-03T21:26:00Z">
        <w:r w:rsidR="003969AB">
          <w:rPr>
            <w:rFonts w:ascii="Times New Roman" w:hAnsi="Times New Roman" w:cs="Times New Roman"/>
            <w:lang w:val="en-US"/>
          </w:rPr>
          <w:t>ed</w:t>
        </w:r>
      </w:ins>
      <w:del w:id="150" w:author="Brisson, Nicholas" w:date="2024-11-03T21:26:00Z">
        <w:r w:rsidR="00AE4234" w:rsidRPr="00AE4234" w:rsidDel="003969AB">
          <w:rPr>
            <w:rFonts w:ascii="Times New Roman" w:hAnsi="Times New Roman" w:cs="Times New Roman"/>
            <w:lang w:val="en-US"/>
          </w:rPr>
          <w:delText>ic</w:delText>
        </w:r>
      </w:del>
      <w:r w:rsidR="00AE4234" w:rsidRPr="00AE4234">
        <w:rPr>
          <w:rFonts w:ascii="Times New Roman" w:hAnsi="Times New Roman" w:cs="Times New Roman"/>
          <w:lang w:val="en-US"/>
        </w:rPr>
        <w:t>).</w:t>
      </w:r>
      <w:r w:rsidR="00FE7186">
        <w:rPr>
          <w:rFonts w:ascii="Times New Roman" w:hAnsi="Times New Roman" w:cs="Times New Roman"/>
          <w:lang w:val="en-US"/>
        </w:rPr>
        <w:t xml:space="preserve"> </w:t>
      </w:r>
      <w:commentRangeStart w:id="151"/>
      <w:r w:rsidR="00FE7186" w:rsidRPr="00AE4234">
        <w:rPr>
          <w:rFonts w:ascii="Times New Roman" w:hAnsi="Times New Roman" w:cs="Times New Roman"/>
          <w:lang w:val="en-US"/>
        </w:rPr>
        <w:t xml:space="preserve">For the </w:t>
      </w:r>
      <w:ins w:id="152" w:author="Brisson, Nicholas" w:date="2024-11-03T21:29:00Z">
        <w:r w:rsidR="00590285">
          <w:rPr>
            <w:rFonts w:ascii="Times New Roman" w:hAnsi="Times New Roman" w:cs="Times New Roman"/>
            <w:lang w:val="en-US"/>
          </w:rPr>
          <w:t xml:space="preserve">knee </w:t>
        </w:r>
      </w:ins>
      <w:r w:rsidR="00FE7186" w:rsidRPr="00AE4234">
        <w:rPr>
          <w:rFonts w:ascii="Times New Roman" w:hAnsi="Times New Roman" w:cs="Times New Roman"/>
          <w:lang w:val="en-US"/>
        </w:rPr>
        <w:t>extension phase</w:t>
      </w:r>
      <w:ins w:id="153" w:author="Brisson, Nicholas" w:date="2024-11-03T21:29:00Z">
        <w:r w:rsidR="00590285">
          <w:rPr>
            <w:rFonts w:ascii="Times New Roman" w:hAnsi="Times New Roman" w:cs="Times New Roman"/>
            <w:lang w:val="en-US"/>
          </w:rPr>
          <w:t xml:space="preserve"> of the motion cyc</w:t>
        </w:r>
      </w:ins>
      <w:ins w:id="154" w:author="Brisson, Nicholas" w:date="2024-11-03T21:30:00Z">
        <w:r w:rsidR="00590285">
          <w:rPr>
            <w:rFonts w:ascii="Times New Roman" w:hAnsi="Times New Roman" w:cs="Times New Roman"/>
            <w:lang w:val="en-US"/>
          </w:rPr>
          <w:t>le</w:t>
        </w:r>
      </w:ins>
      <w:r w:rsidR="00FE7186" w:rsidRPr="00AE4234">
        <w:rPr>
          <w:rFonts w:ascii="Times New Roman" w:hAnsi="Times New Roman" w:cs="Times New Roman"/>
          <w:lang w:val="en-US"/>
        </w:rPr>
        <w:t xml:space="preserve">, both </w:t>
      </w:r>
      <w:ins w:id="155" w:author="Brisson, Nicholas" w:date="2024-11-03T21:30:00Z">
        <w:r w:rsidR="00590285">
          <w:rPr>
            <w:rFonts w:ascii="Times New Roman" w:hAnsi="Times New Roman" w:cs="Times New Roman"/>
            <w:lang w:val="en-US"/>
          </w:rPr>
          <w:t xml:space="preserve">segmentation </w:t>
        </w:r>
      </w:ins>
      <w:r w:rsidR="00FE7186" w:rsidRPr="00AE4234">
        <w:rPr>
          <w:rFonts w:ascii="Times New Roman" w:hAnsi="Times New Roman" w:cs="Times New Roman"/>
          <w:lang w:val="en-US"/>
        </w:rPr>
        <w:t>methods showed similar changes in kinematic parameters</w:t>
      </w:r>
      <w:r w:rsidR="00FE7186">
        <w:rPr>
          <w:rFonts w:ascii="Times New Roman" w:hAnsi="Times New Roman" w:cs="Times New Roman"/>
          <w:lang w:val="en-US"/>
        </w:rPr>
        <w:t xml:space="preserve">. </w:t>
      </w:r>
      <w:ins w:id="156" w:author="Brisson, Nicholas" w:date="2024-11-03T21:33:00Z">
        <w:r w:rsidR="00590285">
          <w:rPr>
            <w:rFonts w:ascii="Times New Roman" w:hAnsi="Times New Roman" w:cs="Times New Roman"/>
            <w:lang w:val="en-US"/>
          </w:rPr>
          <w:t>For</w:t>
        </w:r>
      </w:ins>
      <w:del w:id="157" w:author="Brisson, Nicholas" w:date="2024-11-03T21:33:00Z">
        <w:r w:rsidR="00FE7186" w:rsidDel="00590285">
          <w:rPr>
            <w:rFonts w:ascii="Times New Roman" w:hAnsi="Times New Roman" w:cs="Times New Roman"/>
            <w:lang w:val="en-US"/>
          </w:rPr>
          <w:delText>In</w:delText>
        </w:r>
      </w:del>
      <w:r w:rsidR="00FE7186">
        <w:rPr>
          <w:rFonts w:ascii="Times New Roman" w:hAnsi="Times New Roman" w:cs="Times New Roman"/>
          <w:lang w:val="en-US"/>
        </w:rPr>
        <w:t xml:space="preserve"> both</w:t>
      </w:r>
      <w:ins w:id="158" w:author="Brisson, Nicholas" w:date="2024-11-03T21:33:00Z">
        <w:r w:rsidR="00590285">
          <w:rPr>
            <w:rFonts w:ascii="Times New Roman" w:hAnsi="Times New Roman" w:cs="Times New Roman"/>
            <w:lang w:val="en-US"/>
          </w:rPr>
          <w:t xml:space="preserve"> the knee</w:t>
        </w:r>
      </w:ins>
      <w:r w:rsidR="00FE7186">
        <w:rPr>
          <w:rFonts w:ascii="Times New Roman" w:hAnsi="Times New Roman" w:cs="Times New Roman"/>
          <w:lang w:val="en-US"/>
        </w:rPr>
        <w:t xml:space="preserve"> extension and flexion phases</w:t>
      </w:r>
      <w:ins w:id="159" w:author="Brisson, Nicholas" w:date="2024-11-03T21:33:00Z">
        <w:r w:rsidR="00590285">
          <w:rPr>
            <w:rFonts w:ascii="Times New Roman" w:hAnsi="Times New Roman" w:cs="Times New Roman"/>
            <w:lang w:val="en-US"/>
          </w:rPr>
          <w:t>,</w:t>
        </w:r>
      </w:ins>
      <w:r w:rsidR="00FE7186">
        <w:rPr>
          <w:rFonts w:ascii="Times New Roman" w:hAnsi="Times New Roman" w:cs="Times New Roman"/>
          <w:lang w:val="en-US"/>
        </w:rPr>
        <w:t xml:space="preserve"> the</w:t>
      </w:r>
      <w:del w:id="160" w:author="Brisson, Nicholas" w:date="2024-11-03T21:33:00Z">
        <w:r w:rsidR="00FE7186" w:rsidDel="00590285">
          <w:rPr>
            <w:rFonts w:ascii="Times New Roman" w:hAnsi="Times New Roman" w:cs="Times New Roman"/>
            <w:lang w:val="en-US"/>
          </w:rPr>
          <w:delText xml:space="preserve"> developed</w:delText>
        </w:r>
      </w:del>
      <w:r w:rsidR="00FE7186">
        <w:rPr>
          <w:rFonts w:ascii="Times New Roman" w:hAnsi="Times New Roman" w:cs="Times New Roman"/>
          <w:lang w:val="en-US"/>
        </w:rPr>
        <w:t xml:space="preserve"> semi-automat</w:t>
      </w:r>
      <w:del w:id="161" w:author="Brisson, Nicholas" w:date="2024-11-03T21:33:00Z">
        <w:r w:rsidR="00FE7186" w:rsidDel="00590285">
          <w:rPr>
            <w:rFonts w:ascii="Times New Roman" w:hAnsi="Times New Roman" w:cs="Times New Roman"/>
            <w:lang w:val="en-US"/>
          </w:rPr>
          <w:delText>i</w:delText>
        </w:r>
      </w:del>
      <w:ins w:id="162" w:author="Brisson, Nicholas" w:date="2024-11-03T21:33:00Z">
        <w:r w:rsidR="00590285">
          <w:rPr>
            <w:rFonts w:ascii="Times New Roman" w:hAnsi="Times New Roman" w:cs="Times New Roman"/>
            <w:lang w:val="en-US"/>
          </w:rPr>
          <w:t>ed</w:t>
        </w:r>
      </w:ins>
      <w:del w:id="163" w:author="Brisson, Nicholas" w:date="2024-11-03T21:33:00Z">
        <w:r w:rsidR="00FE7186" w:rsidDel="00590285">
          <w:rPr>
            <w:rFonts w:ascii="Times New Roman" w:hAnsi="Times New Roman" w:cs="Times New Roman"/>
            <w:lang w:val="en-US"/>
          </w:rPr>
          <w:delText>c</w:delText>
        </w:r>
      </w:del>
      <w:r w:rsidR="00FE7186">
        <w:rPr>
          <w:rFonts w:ascii="Times New Roman" w:hAnsi="Times New Roman" w:cs="Times New Roman"/>
          <w:lang w:val="en-US"/>
        </w:rPr>
        <w:t xml:space="preserve"> tracking showed </w:t>
      </w:r>
      <w:commentRangeStart w:id="164"/>
      <w:r w:rsidR="00FE7186">
        <w:rPr>
          <w:rFonts w:ascii="Times New Roman" w:hAnsi="Times New Roman" w:cs="Times New Roman"/>
          <w:lang w:val="en-US"/>
        </w:rPr>
        <w:t>lower standard deviations across the subjects.</w:t>
      </w:r>
      <w:r w:rsidR="00AE4234" w:rsidRPr="00AE4234">
        <w:rPr>
          <w:rFonts w:ascii="Times New Roman" w:hAnsi="Times New Roman" w:cs="Times New Roman"/>
          <w:lang w:val="en-US"/>
        </w:rPr>
        <w:t xml:space="preserve"> </w:t>
      </w:r>
      <w:commentRangeEnd w:id="164"/>
      <w:r w:rsidR="00590285">
        <w:rPr>
          <w:rStyle w:val="CommentReference"/>
        </w:rPr>
        <w:commentReference w:id="164"/>
      </w:r>
      <w:commentRangeEnd w:id="151"/>
      <w:r w:rsidR="0046111F">
        <w:rPr>
          <w:rStyle w:val="CommentReference"/>
        </w:rPr>
        <w:commentReference w:id="151"/>
      </w:r>
    </w:p>
    <w:p w14:paraId="305FCBD4" w14:textId="4050A258"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Discussion</w:t>
      </w:r>
      <w:r w:rsidR="00870F86">
        <w:rPr>
          <w:rFonts w:ascii="Times New Roman" w:hAnsi="Times New Roman" w:cs="Times New Roman"/>
          <w:b/>
          <w:bCs/>
          <w:lang w:val="en-US"/>
        </w:rPr>
        <w:t xml:space="preserve"> and Conclusion</w:t>
      </w:r>
    </w:p>
    <w:p w14:paraId="638E2A3B" w14:textId="4A9212A0" w:rsidR="00870F86" w:rsidRDefault="00870F86" w:rsidP="00870F86">
      <w:pPr>
        <w:jc w:val="both"/>
        <w:rPr>
          <w:rFonts w:ascii="Times New Roman" w:hAnsi="Times New Roman" w:cs="Times New Roman"/>
          <w:lang w:val="en-US"/>
        </w:rPr>
      </w:pPr>
      <w:r w:rsidRPr="00870F86">
        <w:rPr>
          <w:rFonts w:ascii="Times New Roman" w:hAnsi="Times New Roman" w:cs="Times New Roman"/>
          <w:lang w:val="en-US"/>
        </w:rPr>
        <w:t xml:space="preserve">The semi-automated pipeline demonstrates high reliability in tracking tibiofemoral motion. </w:t>
      </w:r>
      <w:commentRangeStart w:id="166"/>
      <w:r w:rsidR="007E55AD" w:rsidRPr="00870F86">
        <w:rPr>
          <w:rFonts w:ascii="Times New Roman" w:hAnsi="Times New Roman" w:cs="Times New Roman"/>
          <w:lang w:val="en-US"/>
        </w:rPr>
        <w:t>The consistently lower standard deviations achieved by the semi-automated method indicate</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w:t>
      </w:r>
      <w:r w:rsidR="007E55AD">
        <w:rPr>
          <w:rFonts w:ascii="Times New Roman" w:hAnsi="Times New Roman" w:cs="Times New Roman"/>
          <w:lang w:val="en-US"/>
        </w:rPr>
        <w:t xml:space="preserve">higher </w:t>
      </w:r>
      <w:r w:rsidR="007E55AD" w:rsidRPr="00870F86">
        <w:rPr>
          <w:rFonts w:ascii="Times New Roman" w:hAnsi="Times New Roman" w:cs="Times New Roman"/>
          <w:lang w:val="en-US"/>
        </w:rPr>
        <w:t>measurement accuracy</w:t>
      </w:r>
      <w:r w:rsidR="007E55AD">
        <w:rPr>
          <w:rFonts w:ascii="Times New Roman" w:hAnsi="Times New Roman" w:cs="Times New Roman"/>
          <w:lang w:val="en-US"/>
        </w:rPr>
        <w:t xml:space="preserve"> compared to a fully manual segmentation</w:t>
      </w:r>
      <w:r w:rsidR="007E55AD" w:rsidRPr="00870F86">
        <w:rPr>
          <w:rFonts w:ascii="Times New Roman" w:hAnsi="Times New Roman" w:cs="Times New Roman"/>
          <w:lang w:val="en-US"/>
        </w:rPr>
        <w:t>.</w:t>
      </w:r>
      <w:del w:id="167" w:author="Brisson, Nicholas" w:date="2024-11-03T21:53:00Z">
        <w:r w:rsidR="007E55AD" w:rsidDel="0046111F">
          <w:rPr>
            <w:rFonts w:ascii="Times New Roman" w:hAnsi="Times New Roman" w:cs="Times New Roman"/>
            <w:lang w:val="en-US"/>
          </w:rPr>
          <w:delText xml:space="preserve"> </w:delText>
        </w:r>
      </w:del>
      <w:r w:rsidR="007E55AD" w:rsidRPr="00870F86">
        <w:rPr>
          <w:rFonts w:ascii="Times New Roman" w:hAnsi="Times New Roman" w:cs="Times New Roman"/>
          <w:lang w:val="en-US"/>
        </w:rPr>
        <w:t xml:space="preserve"> </w:t>
      </w:r>
      <w:commentRangeEnd w:id="166"/>
      <w:r w:rsidR="0046111F">
        <w:rPr>
          <w:rStyle w:val="CommentReference"/>
        </w:rPr>
        <w:commentReference w:id="166"/>
      </w:r>
      <w:r w:rsidR="007E55AD" w:rsidRPr="00870F86">
        <w:rPr>
          <w:rFonts w:ascii="Times New Roman" w:hAnsi="Times New Roman" w:cs="Times New Roman"/>
          <w:lang w:val="en-US"/>
        </w:rPr>
        <w:t xml:space="preserve">The symmetry </w:t>
      </w:r>
      <w:r w:rsidR="007E5C29">
        <w:rPr>
          <w:rFonts w:ascii="Times New Roman" w:hAnsi="Times New Roman" w:cs="Times New Roman"/>
          <w:lang w:val="en-US"/>
        </w:rPr>
        <w:t xml:space="preserve">of the </w:t>
      </w:r>
      <w:r w:rsidR="007E55AD" w:rsidRPr="00870F86">
        <w:rPr>
          <w:rFonts w:ascii="Times New Roman" w:hAnsi="Times New Roman" w:cs="Times New Roman"/>
          <w:lang w:val="en-US"/>
        </w:rPr>
        <w:t xml:space="preserve">observed </w:t>
      </w:r>
      <w:r w:rsidR="007E5C29" w:rsidRPr="00870F86">
        <w:rPr>
          <w:rFonts w:ascii="Times New Roman" w:hAnsi="Times New Roman" w:cs="Times New Roman"/>
          <w:lang w:val="en-US"/>
        </w:rPr>
        <w:t xml:space="preserve">kinematics </w:t>
      </w:r>
      <w:r w:rsidR="007E55AD" w:rsidRPr="00870F86">
        <w:rPr>
          <w:rFonts w:ascii="Times New Roman" w:hAnsi="Times New Roman" w:cs="Times New Roman"/>
          <w:lang w:val="en-US"/>
        </w:rPr>
        <w:t>between extension and flexion phase suggest</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reliable performance regardless of movement direction.</w:t>
      </w:r>
      <w:r w:rsidR="007E5C29">
        <w:rPr>
          <w:rFonts w:ascii="Times New Roman" w:hAnsi="Times New Roman" w:cs="Times New Roman"/>
          <w:lang w:val="en-US"/>
        </w:rPr>
        <w:t xml:space="preserve"> </w:t>
      </w:r>
      <w:r w:rsidRPr="00870F86">
        <w:rPr>
          <w:rFonts w:ascii="Times New Roman" w:hAnsi="Times New Roman" w:cs="Times New Roman"/>
          <w:lang w:val="en-US"/>
        </w:rPr>
        <w:t>The</w:t>
      </w:r>
      <w:r w:rsidR="007E5C29">
        <w:rPr>
          <w:rFonts w:ascii="Times New Roman" w:hAnsi="Times New Roman" w:cs="Times New Roman"/>
          <w:lang w:val="en-US"/>
        </w:rPr>
        <w:t xml:space="preserve"> quantified</w:t>
      </w:r>
      <w:r w:rsidRPr="00870F86">
        <w:rPr>
          <w:rFonts w:ascii="Times New Roman" w:hAnsi="Times New Roman" w:cs="Times New Roman"/>
          <w:lang w:val="en-US"/>
        </w:rPr>
        <w:t xml:space="preserve"> kinematic parameters align well with previous reports </w:t>
      </w:r>
      <w:r w:rsidR="007E5C29">
        <w:rPr>
          <w:rFonts w:ascii="Times New Roman" w:hAnsi="Times New Roman" w:cs="Times New Roman"/>
          <w:lang w:val="en-US"/>
        </w:rPr>
        <w:t>and</w:t>
      </w:r>
      <w:r w:rsidRPr="00870F86">
        <w:rPr>
          <w:rFonts w:ascii="Times New Roman" w:hAnsi="Times New Roman" w:cs="Times New Roman"/>
          <w:lang w:val="en-US"/>
        </w:rPr>
        <w:t xml:space="preserve"> fall within expected physio-logical ranges</w:t>
      </w:r>
      <w:r w:rsidR="007E5C29">
        <w:rPr>
          <w:rFonts w:ascii="Times New Roman" w:hAnsi="Times New Roman" w:cs="Times New Roman"/>
          <w:lang w:val="en-US"/>
        </w:rPr>
        <w:t xml:space="preserve"> </w:t>
      </w:r>
      <w:r w:rsidR="007E5C29">
        <w:rPr>
          <w:rFonts w:ascii="Times New Roman" w:hAnsi="Times New Roman" w:cs="Times New Roman"/>
          <w:lang w:val="en-US"/>
        </w:rPr>
        <w:fldChar w:fldCharType="begin"/>
      </w:r>
      <w:r w:rsidR="007E5C29">
        <w:rPr>
          <w:rFonts w:ascii="Times New Roman" w:hAnsi="Times New Roman" w:cs="Times New Roman"/>
          <w:lang w:val="en-US"/>
        </w:rPr>
        <w:instrText xml:space="preserve"> ADDIN ZOTERO_ITEM CSL_CITATION {"citationID":"UQRCEJPl","properties":{"formattedCitation":"\\super 3,4\\nosupersub{}","plainCitation":"3,4","noteIndex":0},"citationItems":[{"id":265,"uris":["http://zotero.org/users/5333775/items/7X42KNUG"],"itemData":{"id":265,"type":"article-journal","container-title":"Magnetic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T."}],"issued":{"date-parts":[["2007",7]]}}}],"schema":"https://github.com/citation-style-language/schema/raw/master/csl-citation.json"} </w:instrText>
      </w:r>
      <w:r w:rsidR="007E5C29">
        <w:rPr>
          <w:rFonts w:ascii="Times New Roman" w:hAnsi="Times New Roman" w:cs="Times New Roman"/>
          <w:lang w:val="en-US"/>
        </w:rPr>
        <w:fldChar w:fldCharType="separate"/>
      </w:r>
      <w:r w:rsidR="007E5C29" w:rsidRPr="007E5C29">
        <w:rPr>
          <w:rFonts w:ascii="Times New Roman" w:hAnsi="Times New Roman" w:cs="Times New Roman"/>
          <w:kern w:val="0"/>
          <w:vertAlign w:val="superscript"/>
          <w:lang w:val="en-US"/>
        </w:rPr>
        <w:t>3,4</w:t>
      </w:r>
      <w:r w:rsidR="007E5C29">
        <w:rPr>
          <w:rFonts w:ascii="Times New Roman" w:hAnsi="Times New Roman" w:cs="Times New Roman"/>
          <w:lang w:val="en-US"/>
        </w:rPr>
        <w:fldChar w:fldCharType="end"/>
      </w:r>
      <w:r w:rsidRPr="00870F86">
        <w:rPr>
          <w:rFonts w:ascii="Times New Roman" w:hAnsi="Times New Roman" w:cs="Times New Roman"/>
          <w:lang w:val="en-US"/>
        </w:rPr>
        <w:t xml:space="preserve">. </w:t>
      </w:r>
      <w:r w:rsidR="00F960FD">
        <w:rPr>
          <w:rFonts w:ascii="Times New Roman" w:hAnsi="Times New Roman" w:cs="Times New Roman"/>
          <w:lang w:val="en-US"/>
        </w:rPr>
        <w:t xml:space="preserve">One limitation of the algorithm is that it operates under the assumption of rigid transformation within the analyzed 2D sagittal plane. Although there was no significant through-slice motion of the bones observed in our experiments, </w:t>
      </w:r>
      <w:r w:rsidR="004967A3" w:rsidRPr="004967A3">
        <w:rPr>
          <w:rFonts w:ascii="Times New Roman" w:hAnsi="Times New Roman" w:cs="Times New Roman"/>
          <w:lang w:val="en-US"/>
        </w:rPr>
        <w:t xml:space="preserve">improper </w:t>
      </w:r>
      <w:r w:rsidR="00F960FD">
        <w:rPr>
          <w:rFonts w:ascii="Times New Roman" w:hAnsi="Times New Roman" w:cs="Times New Roman"/>
          <w:lang w:val="en-US"/>
        </w:rPr>
        <w:t xml:space="preserve">slice positioning </w:t>
      </w:r>
      <w:r w:rsidR="004967A3">
        <w:rPr>
          <w:rFonts w:ascii="Times New Roman" w:hAnsi="Times New Roman" w:cs="Times New Roman"/>
          <w:lang w:val="en-US"/>
        </w:rPr>
        <w:t xml:space="preserve">or abnormal knee kinematics have the potential to increase tracking errors for later frames. </w:t>
      </w:r>
      <w:r w:rsidR="004967A3" w:rsidRPr="00870F86">
        <w:rPr>
          <w:rFonts w:ascii="Times New Roman" w:hAnsi="Times New Roman" w:cs="Times New Roman"/>
          <w:lang w:val="en-US"/>
        </w:rPr>
        <w:t xml:space="preserve">Future work </w:t>
      </w:r>
      <w:r w:rsidR="004967A3">
        <w:rPr>
          <w:rFonts w:ascii="Times New Roman" w:hAnsi="Times New Roman" w:cs="Times New Roman"/>
          <w:lang w:val="en-US"/>
        </w:rPr>
        <w:t>should</w:t>
      </w:r>
      <w:r w:rsidR="004967A3" w:rsidRPr="00870F86">
        <w:rPr>
          <w:rFonts w:ascii="Times New Roman" w:hAnsi="Times New Roman" w:cs="Times New Roman"/>
          <w:lang w:val="en-US"/>
        </w:rPr>
        <w:t xml:space="preserve"> focus on extending the methodology to track out-of-plane movements </w:t>
      </w:r>
      <w:r w:rsidR="00534EFA">
        <w:rPr>
          <w:rFonts w:ascii="Times New Roman" w:hAnsi="Times New Roman" w:cs="Times New Roman"/>
          <w:lang w:val="en-US"/>
        </w:rPr>
        <w:t xml:space="preserve">or an extension to 3D </w:t>
      </w:r>
      <w:r w:rsidR="004967A3" w:rsidRPr="00870F86">
        <w:rPr>
          <w:rFonts w:ascii="Times New Roman" w:hAnsi="Times New Roman" w:cs="Times New Roman"/>
          <w:lang w:val="en-US"/>
        </w:rPr>
        <w:t xml:space="preserve">for more </w:t>
      </w:r>
      <w:r w:rsidR="004967A3" w:rsidRPr="00870F86">
        <w:rPr>
          <w:rFonts w:ascii="Times New Roman" w:hAnsi="Times New Roman" w:cs="Times New Roman"/>
          <w:lang w:val="en-US"/>
        </w:rPr>
        <w:lastRenderedPageBreak/>
        <w:t>comprehensive joint motion analysis.</w:t>
      </w:r>
      <w:r w:rsidR="00302B46">
        <w:rPr>
          <w:rFonts w:ascii="Times New Roman" w:hAnsi="Times New Roman" w:cs="Times New Roman"/>
          <w:lang w:val="en-US"/>
        </w:rPr>
        <w:t xml:space="preserve"> </w:t>
      </w:r>
      <w:r w:rsidRPr="00870F86">
        <w:rPr>
          <w:rFonts w:ascii="Times New Roman" w:hAnsi="Times New Roman" w:cs="Times New Roman"/>
          <w:lang w:val="en-US"/>
        </w:rPr>
        <w:t xml:space="preserve">Although currently limited to 2D sagittal plane analysis, </w:t>
      </w:r>
      <w:r w:rsidR="007E5C29">
        <w:rPr>
          <w:rFonts w:ascii="Times New Roman" w:hAnsi="Times New Roman" w:cs="Times New Roman"/>
          <w:lang w:val="en-US"/>
        </w:rPr>
        <w:t>the</w:t>
      </w:r>
      <w:r w:rsidR="004967A3">
        <w:rPr>
          <w:rFonts w:ascii="Times New Roman" w:hAnsi="Times New Roman" w:cs="Times New Roman"/>
          <w:lang w:val="en-US"/>
        </w:rPr>
        <w:t xml:space="preserve"> developed</w:t>
      </w:r>
      <w:r w:rsidRPr="00870F86">
        <w:rPr>
          <w:rFonts w:ascii="Times New Roman" w:hAnsi="Times New Roman" w:cs="Times New Roman"/>
          <w:lang w:val="en-US"/>
        </w:rPr>
        <w:t xml:space="preserve"> semi-automated</w:t>
      </w:r>
      <w:r w:rsidR="004967A3">
        <w:rPr>
          <w:rFonts w:ascii="Times New Roman" w:hAnsi="Times New Roman" w:cs="Times New Roman"/>
          <w:lang w:val="en-US"/>
        </w:rPr>
        <w:t xml:space="preserve"> has the advantage that it’s easy to implement and that it can be</w:t>
      </w:r>
      <w:r w:rsidRPr="00870F86">
        <w:rPr>
          <w:rFonts w:ascii="Times New Roman" w:hAnsi="Times New Roman" w:cs="Times New Roman"/>
          <w:lang w:val="en-US"/>
        </w:rPr>
        <w:t xml:space="preserve"> efficiently</w:t>
      </w:r>
      <w:r w:rsidR="004967A3">
        <w:rPr>
          <w:rFonts w:ascii="Times New Roman" w:hAnsi="Times New Roman" w:cs="Times New Roman"/>
          <w:lang w:val="en-US"/>
        </w:rPr>
        <w:t xml:space="preserve"> applied, making it suitable to</w:t>
      </w:r>
      <w:r w:rsidRPr="00870F86">
        <w:rPr>
          <w:rFonts w:ascii="Times New Roman" w:hAnsi="Times New Roman" w:cs="Times New Roman"/>
          <w:lang w:val="en-US"/>
        </w:rPr>
        <w:t xml:space="preserve"> quantif</w:t>
      </w:r>
      <w:r w:rsidR="004967A3">
        <w:rPr>
          <w:rFonts w:ascii="Times New Roman" w:hAnsi="Times New Roman" w:cs="Times New Roman"/>
          <w:lang w:val="en-US"/>
        </w:rPr>
        <w:t>y</w:t>
      </w:r>
      <w:r w:rsidRPr="00870F86">
        <w:rPr>
          <w:rFonts w:ascii="Times New Roman" w:hAnsi="Times New Roman" w:cs="Times New Roman"/>
          <w:lang w:val="en-US"/>
        </w:rPr>
        <w:t xml:space="preserve"> tibiofemoral kinematics</w:t>
      </w:r>
      <w:r w:rsidR="004967A3">
        <w:rPr>
          <w:rFonts w:ascii="Times New Roman" w:hAnsi="Times New Roman" w:cs="Times New Roman"/>
          <w:lang w:val="en-US"/>
        </w:rPr>
        <w:t xml:space="preserve"> also in larger clinical studies or even </w:t>
      </w:r>
      <w:r w:rsidRPr="00870F86">
        <w:rPr>
          <w:rFonts w:ascii="Times New Roman" w:hAnsi="Times New Roman" w:cs="Times New Roman"/>
          <w:lang w:val="en-US"/>
        </w:rPr>
        <w:t xml:space="preserve">for clinical applications. </w:t>
      </w:r>
    </w:p>
    <w:p w14:paraId="0327F071" w14:textId="79EB672A" w:rsidR="00C77846" w:rsidRDefault="00C77846" w:rsidP="00870F86">
      <w:pPr>
        <w:jc w:val="both"/>
        <w:rPr>
          <w:rFonts w:ascii="Times New Roman" w:hAnsi="Times New Roman" w:cs="Times New Roman"/>
          <w:b/>
          <w:bCs/>
          <w:lang w:val="en-US"/>
        </w:rPr>
      </w:pPr>
      <w:r w:rsidRPr="00C77846">
        <w:rPr>
          <w:rFonts w:ascii="Times New Roman" w:hAnsi="Times New Roman" w:cs="Times New Roman"/>
          <w:b/>
          <w:bCs/>
          <w:lang w:val="en-US"/>
        </w:rPr>
        <w:t>References</w:t>
      </w:r>
    </w:p>
    <w:p w14:paraId="129CEDE2" w14:textId="77777777" w:rsidR="007E5C29" w:rsidRPr="007E5C29" w:rsidRDefault="00586CC9" w:rsidP="007E5C29">
      <w:pPr>
        <w:pStyle w:val="Bibliography"/>
        <w:rPr>
          <w:rFonts w:ascii="Times New Roman" w:hAnsi="Times New Roman" w:cs="Times New Roman"/>
        </w:rPr>
      </w:pPr>
      <w:r>
        <w:rPr>
          <w:b/>
          <w:bCs/>
          <w:lang w:val="en-US"/>
        </w:rPr>
        <w:fldChar w:fldCharType="begin"/>
      </w:r>
      <w:r>
        <w:rPr>
          <w:b/>
          <w:bCs/>
          <w:lang w:val="en-US"/>
        </w:rPr>
        <w:instrText xml:space="preserve"> ADDIN ZOTERO_BIBL {"uncited":[],"omitted":[],"custom":[]} CSL_BIBLIOGRAPHY </w:instrText>
      </w:r>
      <w:r>
        <w:rPr>
          <w:b/>
          <w:bCs/>
          <w:lang w:val="en-US"/>
        </w:rPr>
        <w:fldChar w:fldCharType="separate"/>
      </w:r>
      <w:r w:rsidR="007E5C29" w:rsidRPr="007E5C29">
        <w:rPr>
          <w:rFonts w:ascii="Times New Roman" w:hAnsi="Times New Roman" w:cs="Times New Roman"/>
          <w:lang w:val="en-US"/>
        </w:rPr>
        <w:t>1.</w:t>
      </w:r>
      <w:r w:rsidR="007E5C29" w:rsidRPr="007E5C29">
        <w:rPr>
          <w:rFonts w:ascii="Times New Roman" w:hAnsi="Times New Roman" w:cs="Times New Roman"/>
          <w:lang w:val="en-US"/>
        </w:rPr>
        <w:tab/>
        <w:t xml:space="preserve">Postolka B, Taylor WR, Dätwyler K, Heller MO, List R, Schütz P. Interpretation of natural tibio-femoral kinematics critically depends upon the kinematic analysis approach: A survey and comparison of methodologies. </w:t>
      </w:r>
      <w:r w:rsidR="007E5C29" w:rsidRPr="007E5C29">
        <w:rPr>
          <w:rFonts w:ascii="Times New Roman" w:hAnsi="Times New Roman" w:cs="Times New Roman"/>
          <w:i/>
          <w:iCs/>
        </w:rPr>
        <w:t>J Biomech</w:t>
      </w:r>
      <w:r w:rsidR="007E5C29" w:rsidRPr="007E5C29">
        <w:rPr>
          <w:rFonts w:ascii="Times New Roman" w:hAnsi="Times New Roman" w:cs="Times New Roman"/>
        </w:rPr>
        <w:t>. 2022;144:111306. doi:10.1016/j.jbiomech.2022.111306</w:t>
      </w:r>
    </w:p>
    <w:p w14:paraId="295EB78B" w14:textId="77777777" w:rsidR="007E5C29" w:rsidRPr="007E5C29" w:rsidRDefault="007E5C29" w:rsidP="007E5C29">
      <w:pPr>
        <w:pStyle w:val="Bibliography"/>
        <w:rPr>
          <w:rFonts w:ascii="Times New Roman" w:hAnsi="Times New Roman" w:cs="Times New Roman"/>
          <w:lang w:val="en-US"/>
        </w:rPr>
      </w:pPr>
      <w:r w:rsidRPr="007E5C29">
        <w:rPr>
          <w:rFonts w:ascii="Times New Roman" w:hAnsi="Times New Roman" w:cs="Times New Roman"/>
        </w:rPr>
        <w:t>2.</w:t>
      </w:r>
      <w:r w:rsidRPr="007E5C29">
        <w:rPr>
          <w:rFonts w:ascii="Times New Roman" w:hAnsi="Times New Roman" w:cs="Times New Roman"/>
        </w:rPr>
        <w:tab/>
        <w:t xml:space="preserve">D’Entremont AG, Nordmeyer-Massner JA, Bos C, Wilson DR, Pruessmann KP. </w:t>
      </w:r>
      <w:r w:rsidRPr="007E5C29">
        <w:rPr>
          <w:rFonts w:ascii="Times New Roman" w:hAnsi="Times New Roman" w:cs="Times New Roman"/>
          <w:lang w:val="en-US"/>
        </w:rPr>
        <w:t xml:space="preserve">Do dynamic-based MR knee kinematics methods produce the same results as static methods? </w:t>
      </w:r>
      <w:r w:rsidRPr="007E5C29">
        <w:rPr>
          <w:rFonts w:ascii="Times New Roman" w:hAnsi="Times New Roman" w:cs="Times New Roman"/>
          <w:i/>
          <w:iCs/>
          <w:lang w:val="en-US"/>
        </w:rPr>
        <w:t>Magn Reson Med</w:t>
      </w:r>
      <w:r w:rsidRPr="007E5C29">
        <w:rPr>
          <w:rFonts w:ascii="Times New Roman" w:hAnsi="Times New Roman" w:cs="Times New Roman"/>
          <w:lang w:val="en-US"/>
        </w:rPr>
        <w:t>. 2013;69(6):1634-1644. doi:10.1002/mrm.24425</w:t>
      </w:r>
    </w:p>
    <w:p w14:paraId="31B40B11" w14:textId="77777777" w:rsidR="007E5C29" w:rsidRPr="007E5C29" w:rsidRDefault="007E5C29" w:rsidP="007E5C29">
      <w:pPr>
        <w:pStyle w:val="Bibliography"/>
        <w:rPr>
          <w:rFonts w:ascii="Times New Roman" w:hAnsi="Times New Roman" w:cs="Times New Roman"/>
          <w:lang w:val="en-US"/>
        </w:rPr>
      </w:pPr>
      <w:r w:rsidRPr="007E5C29">
        <w:rPr>
          <w:rFonts w:ascii="Times New Roman" w:hAnsi="Times New Roman" w:cs="Times New Roman"/>
          <w:lang w:val="en-US"/>
        </w:rPr>
        <w:t>3.</w:t>
      </w:r>
      <w:r w:rsidRPr="007E5C29">
        <w:rPr>
          <w:rFonts w:ascii="Times New Roman" w:hAnsi="Times New Roman" w:cs="Times New Roman"/>
          <w:lang w:val="en-US"/>
        </w:rPr>
        <w:tab/>
        <w:t xml:space="preserve">Kaiser J, Bradford R, Johnson K, Wieben O, Thelen DG. Measurement of tibiofemoral kinematics using highly accelerated 3D radial sampling. </w:t>
      </w:r>
      <w:r w:rsidRPr="007E5C29">
        <w:rPr>
          <w:rFonts w:ascii="Times New Roman" w:hAnsi="Times New Roman" w:cs="Times New Roman"/>
          <w:i/>
          <w:iCs/>
          <w:lang w:val="en-US"/>
        </w:rPr>
        <w:t>Magn Reson Med</w:t>
      </w:r>
      <w:r w:rsidRPr="007E5C29">
        <w:rPr>
          <w:rFonts w:ascii="Times New Roman" w:hAnsi="Times New Roman" w:cs="Times New Roman"/>
          <w:lang w:val="en-US"/>
        </w:rPr>
        <w:t>. 2013;69(5):1310-1316. doi:10.1002/mrm.24362</w:t>
      </w:r>
    </w:p>
    <w:p w14:paraId="63194E29" w14:textId="77777777" w:rsidR="007E5C29" w:rsidRPr="007E5C29" w:rsidRDefault="007E5C29" w:rsidP="007E5C29">
      <w:pPr>
        <w:pStyle w:val="Bibliography"/>
        <w:rPr>
          <w:rFonts w:ascii="Times New Roman" w:hAnsi="Times New Roman" w:cs="Times New Roman"/>
          <w:lang w:val="en-US"/>
        </w:rPr>
      </w:pPr>
      <w:r w:rsidRPr="007E5C29">
        <w:rPr>
          <w:rFonts w:ascii="Times New Roman" w:hAnsi="Times New Roman" w:cs="Times New Roman"/>
          <w:lang w:val="en-US"/>
        </w:rPr>
        <w:t>4.</w:t>
      </w:r>
      <w:r w:rsidRPr="007E5C29">
        <w:rPr>
          <w:rFonts w:ascii="Times New Roman" w:hAnsi="Times New Roman" w:cs="Times New Roman"/>
          <w:lang w:val="en-US"/>
        </w:rPr>
        <w:tab/>
        <w:t xml:space="preserve">Seisler AR, Sheehan FT. Normative three-dimensional patellofemoral and tibiofemoral kinematics: a dynamic, in vivo study. </w:t>
      </w:r>
      <w:r w:rsidRPr="007E5C29">
        <w:rPr>
          <w:rFonts w:ascii="Times New Roman" w:hAnsi="Times New Roman" w:cs="Times New Roman"/>
          <w:i/>
          <w:iCs/>
          <w:lang w:val="en-US"/>
        </w:rPr>
        <w:t>IEEE Trans Biomed Eng</w:t>
      </w:r>
      <w:r w:rsidRPr="007E5C29">
        <w:rPr>
          <w:rFonts w:ascii="Times New Roman" w:hAnsi="Times New Roman" w:cs="Times New Roman"/>
          <w:lang w:val="en-US"/>
        </w:rPr>
        <w:t>. 2007;54(7):1333-1341. doi:10.1109/TBME.2007.890735</w:t>
      </w:r>
    </w:p>
    <w:p w14:paraId="5CD86391" w14:textId="77777777" w:rsidR="007E5C29" w:rsidRPr="007E5C29" w:rsidRDefault="007E5C29" w:rsidP="007E5C29">
      <w:pPr>
        <w:pStyle w:val="Bibliography"/>
        <w:rPr>
          <w:rFonts w:ascii="Times New Roman" w:hAnsi="Times New Roman" w:cs="Times New Roman"/>
        </w:rPr>
      </w:pPr>
      <w:r w:rsidRPr="007E5C29">
        <w:rPr>
          <w:rFonts w:ascii="Times New Roman" w:hAnsi="Times New Roman" w:cs="Times New Roman"/>
          <w:lang w:val="en-US"/>
        </w:rPr>
        <w:t>5.</w:t>
      </w:r>
      <w:r w:rsidRPr="007E5C29">
        <w:rPr>
          <w:rFonts w:ascii="Times New Roman" w:hAnsi="Times New Roman" w:cs="Times New Roman"/>
          <w:lang w:val="en-US"/>
        </w:rPr>
        <w:tab/>
        <w:t xml:space="preserve">Behnam AJ, Herzka DA, Sheehan FT. Assessing the accuracy and precision of musculoskeletal motion tracking using cine-PC MRI on a 3.0T platform. </w:t>
      </w:r>
      <w:r w:rsidRPr="007E5C29">
        <w:rPr>
          <w:rFonts w:ascii="Times New Roman" w:hAnsi="Times New Roman" w:cs="Times New Roman"/>
          <w:i/>
          <w:iCs/>
        </w:rPr>
        <w:t>J Biomech</w:t>
      </w:r>
      <w:r w:rsidRPr="007E5C29">
        <w:rPr>
          <w:rFonts w:ascii="Times New Roman" w:hAnsi="Times New Roman" w:cs="Times New Roman"/>
        </w:rPr>
        <w:t>. 2011;44(1):193-197. doi:10.1016/j.jbiomech.2010.08.029</w:t>
      </w:r>
    </w:p>
    <w:p w14:paraId="7470A85C" w14:textId="77777777" w:rsidR="007E5C29" w:rsidRPr="007E5C29" w:rsidRDefault="007E5C29" w:rsidP="007E5C29">
      <w:pPr>
        <w:pStyle w:val="Bibliography"/>
        <w:rPr>
          <w:rFonts w:ascii="Times New Roman" w:hAnsi="Times New Roman" w:cs="Times New Roman"/>
          <w:lang w:val="en-US"/>
        </w:rPr>
      </w:pPr>
      <w:r w:rsidRPr="007E5C29">
        <w:rPr>
          <w:rFonts w:ascii="Times New Roman" w:hAnsi="Times New Roman" w:cs="Times New Roman"/>
        </w:rPr>
        <w:t>6.</w:t>
      </w:r>
      <w:r w:rsidRPr="007E5C29">
        <w:rPr>
          <w:rFonts w:ascii="Times New Roman" w:hAnsi="Times New Roman" w:cs="Times New Roman"/>
        </w:rPr>
        <w:tab/>
        <w:t xml:space="preserve">Brisson NM, Krämer M, Krahl LAN, Schill A, Duda GN, Reichenbach JR. </w:t>
      </w:r>
      <w:r w:rsidRPr="007E5C29">
        <w:rPr>
          <w:rFonts w:ascii="Times New Roman" w:hAnsi="Times New Roman" w:cs="Times New Roman"/>
          <w:lang w:val="en-US"/>
        </w:rPr>
        <w:t xml:space="preserve">A novel multipurpose device for guided knee motion and loading during dynamic magnetic resonance imaging. </w:t>
      </w:r>
      <w:r w:rsidRPr="007E5C29">
        <w:rPr>
          <w:rFonts w:ascii="Times New Roman" w:hAnsi="Times New Roman" w:cs="Times New Roman"/>
          <w:i/>
          <w:iCs/>
          <w:lang w:val="en-US"/>
        </w:rPr>
        <w:t>Z Für Med Phys</w:t>
      </w:r>
      <w:r w:rsidRPr="007E5C29">
        <w:rPr>
          <w:rFonts w:ascii="Times New Roman" w:hAnsi="Times New Roman" w:cs="Times New Roman"/>
          <w:lang w:val="en-US"/>
        </w:rPr>
        <w:t>. Published online February 2022:S093938892100115X. doi:10.1016/j.zemedi.2021.12.002</w:t>
      </w:r>
    </w:p>
    <w:p w14:paraId="20F7C6D6" w14:textId="77777777" w:rsidR="007E5C29" w:rsidRPr="007E5C29" w:rsidRDefault="007E5C29" w:rsidP="007E5C29">
      <w:pPr>
        <w:pStyle w:val="Bibliography"/>
        <w:rPr>
          <w:rFonts w:ascii="Times New Roman" w:hAnsi="Times New Roman" w:cs="Times New Roman"/>
        </w:rPr>
      </w:pPr>
      <w:r w:rsidRPr="007E5C29">
        <w:rPr>
          <w:rFonts w:ascii="Times New Roman" w:hAnsi="Times New Roman" w:cs="Times New Roman"/>
        </w:rPr>
        <w:t>7.</w:t>
      </w:r>
      <w:r w:rsidRPr="007E5C29">
        <w:rPr>
          <w:rFonts w:ascii="Times New Roman" w:hAnsi="Times New Roman" w:cs="Times New Roman"/>
        </w:rPr>
        <w:tab/>
        <w:t xml:space="preserve">Aleksiev M, Krämer M, Brisson NM, Maggioni MB, Duda GN, Reichenbach JR. </w:t>
      </w:r>
      <w:r w:rsidRPr="007E5C29">
        <w:rPr>
          <w:rFonts w:ascii="Times New Roman" w:hAnsi="Times New Roman" w:cs="Times New Roman"/>
          <w:lang w:val="en-US"/>
        </w:rPr>
        <w:t xml:space="preserve">High-resolution CINE imaging of active guided knee motion using continuously acquired golden-angle radial MRI and rotary sensor information. </w:t>
      </w:r>
      <w:r w:rsidRPr="007E5C29">
        <w:rPr>
          <w:rFonts w:ascii="Times New Roman" w:hAnsi="Times New Roman" w:cs="Times New Roman"/>
          <w:i/>
          <w:iCs/>
        </w:rPr>
        <w:t>Magn Reson Imaging</w:t>
      </w:r>
      <w:r w:rsidRPr="007E5C29">
        <w:rPr>
          <w:rFonts w:ascii="Times New Roman" w:hAnsi="Times New Roman" w:cs="Times New Roman"/>
        </w:rPr>
        <w:t>. 2022;92:161-168. doi:10.1016/j.mri.2022.06.015</w:t>
      </w:r>
    </w:p>
    <w:p w14:paraId="37E5A7FA" w14:textId="7102A06A" w:rsidR="00586CC9" w:rsidRPr="00586CC9" w:rsidRDefault="00586CC9" w:rsidP="00C77846">
      <w:pPr>
        <w:rPr>
          <w:rFonts w:ascii="Times New Roman" w:hAnsi="Times New Roman" w:cs="Times New Roman"/>
          <w:b/>
          <w:bCs/>
          <w:lang w:val="en-US"/>
        </w:rPr>
      </w:pPr>
      <w:r>
        <w:rPr>
          <w:rFonts w:ascii="Times New Roman" w:hAnsi="Times New Roman" w:cs="Times New Roman"/>
          <w:b/>
          <w:bCs/>
          <w:lang w:val="en-US"/>
        </w:rPr>
        <w:fldChar w:fldCharType="end"/>
      </w:r>
    </w:p>
    <w:p w14:paraId="0E96163A" w14:textId="595FEC87"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Preview Figure</w:t>
      </w:r>
      <w:r>
        <w:rPr>
          <w:rFonts w:ascii="Times New Roman" w:hAnsi="Times New Roman" w:cs="Times New Roman"/>
          <w:b/>
          <w:bCs/>
          <w:sz w:val="28"/>
          <w:szCs w:val="28"/>
          <w:lang w:val="en-US"/>
        </w:rPr>
        <w:t xml:space="preserve"> - </w:t>
      </w:r>
      <w:r>
        <w:rPr>
          <w:rFonts w:ascii="Times New Roman" w:hAnsi="Times New Roman" w:cs="Times New Roman"/>
          <w:i/>
          <w:iCs/>
          <w:lang w:val="en-US"/>
        </w:rPr>
        <w:t xml:space="preserve">one </w:t>
      </w:r>
      <w:r w:rsidRPr="00C77846">
        <w:rPr>
          <w:rFonts w:ascii="Times New Roman" w:hAnsi="Times New Roman" w:cs="Times New Roman"/>
          <w:i/>
          <w:iCs/>
          <w:lang w:val="en-US"/>
        </w:rPr>
        <w:t>figure, no caption, legible at the width of a mobile smartphone</w:t>
      </w:r>
    </w:p>
    <w:p w14:paraId="641CF874" w14:textId="04148C06" w:rsidR="00C77846" w:rsidRPr="00C77846" w:rsidRDefault="00EE2818" w:rsidP="00EE2818">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34C62B3" wp14:editId="259F5413">
            <wp:extent cx="3467100" cy="2076729"/>
            <wp:effectExtent l="0" t="0" r="0" b="0"/>
            <wp:docPr id="1504163369" name="Grafik 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3369" name="Grafik 3" descr="Ein Bild, das Screenshot, 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70528" cy="2078782"/>
                    </a:xfrm>
                    <a:prstGeom prst="rect">
                      <a:avLst/>
                    </a:prstGeom>
                    <a:noFill/>
                    <a:ln>
                      <a:noFill/>
                    </a:ln>
                  </pic:spPr>
                </pic:pic>
              </a:graphicData>
            </a:graphic>
          </wp:inline>
        </w:drawing>
      </w:r>
    </w:p>
    <w:p w14:paraId="4D60E92C" w14:textId="5CE7430F"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Figures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up to 5 only for abstract</w:t>
      </w:r>
    </w:p>
    <w:p w14:paraId="7A5E97FA" w14:textId="616FE53F" w:rsidR="00C77846" w:rsidRDefault="003A140F" w:rsidP="00C77846">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7AB3286" wp14:editId="08FBB5EC">
            <wp:extent cx="5486400" cy="3657600"/>
            <wp:effectExtent l="0" t="0" r="0" b="0"/>
            <wp:docPr id="20304661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CD5AA1" w14:textId="145C7C20" w:rsidR="00576DA0" w:rsidRDefault="003A140F" w:rsidP="003A140F">
      <w:pPr>
        <w:jc w:val="both"/>
        <w:rPr>
          <w:rFonts w:ascii="Times New Roman" w:hAnsi="Times New Roman" w:cs="Times New Roman"/>
          <w:lang w:val="en-US"/>
        </w:rPr>
      </w:pPr>
      <w:r w:rsidRPr="00702012">
        <w:rPr>
          <w:rFonts w:ascii="Times New Roman" w:hAnsi="Times New Roman" w:cs="Times New Roman"/>
          <w:b/>
          <w:bCs/>
          <w:lang w:val="en-US"/>
        </w:rPr>
        <w:t>Figure 1:</w:t>
      </w:r>
      <w:r>
        <w:rPr>
          <w:rFonts w:ascii="Times New Roman" w:hAnsi="Times New Roman" w:cs="Times New Roman"/>
          <w:lang w:val="en-US"/>
        </w:rPr>
        <w:t xml:space="preserve"> </w:t>
      </w:r>
      <w:r w:rsidRPr="003A140F">
        <w:rPr>
          <w:rFonts w:ascii="Times New Roman" w:hAnsi="Times New Roman" w:cs="Times New Roman"/>
          <w:lang w:val="en-US"/>
        </w:rPr>
        <w:t>Dynamic MRI frames of knee motion during a</w:t>
      </w:r>
      <w:ins w:id="168" w:author="Brisson, Nicholas" w:date="2024-11-03T21:38:00Z">
        <w:r w:rsidR="00E0348F">
          <w:rPr>
            <w:rFonts w:ascii="Times New Roman" w:hAnsi="Times New Roman" w:cs="Times New Roman"/>
            <w:lang w:val="en-US"/>
          </w:rPr>
          <w:t xml:space="preserve">n </w:t>
        </w:r>
      </w:ins>
      <w:del w:id="169" w:author="Brisson, Nicholas" w:date="2024-11-03T21:38:00Z">
        <w:r w:rsidRPr="003A140F" w:rsidDel="00E0348F">
          <w:rPr>
            <w:rFonts w:ascii="Times New Roman" w:hAnsi="Times New Roman" w:cs="Times New Roman"/>
            <w:lang w:val="en-US"/>
          </w:rPr>
          <w:delText xml:space="preserve"> </w:delText>
        </w:r>
      </w:del>
      <w:del w:id="170" w:author="Brisson, Nicholas" w:date="2024-11-03T21:37:00Z">
        <w:r w:rsidRPr="003A140F" w:rsidDel="00E0348F">
          <w:rPr>
            <w:rFonts w:ascii="Times New Roman" w:hAnsi="Times New Roman" w:cs="Times New Roman"/>
            <w:lang w:val="en-US"/>
          </w:rPr>
          <w:delText xml:space="preserve">full </w:delText>
        </w:r>
      </w:del>
      <w:del w:id="171" w:author="Brisson, Nicholas" w:date="2024-11-03T21:38:00Z">
        <w:r w:rsidRPr="003A140F" w:rsidDel="00E0348F">
          <w:rPr>
            <w:rFonts w:ascii="Times New Roman" w:hAnsi="Times New Roman" w:cs="Times New Roman"/>
            <w:lang w:val="en-US"/>
          </w:rPr>
          <w:delText>flexion-</w:delText>
        </w:r>
      </w:del>
      <w:r w:rsidRPr="003A140F">
        <w:rPr>
          <w:rFonts w:ascii="Times New Roman" w:hAnsi="Times New Roman" w:cs="Times New Roman"/>
          <w:lang w:val="en-US"/>
        </w:rPr>
        <w:t>extension-flexion cycle.</w:t>
      </w:r>
      <w:r>
        <w:rPr>
          <w:rFonts w:ascii="Times New Roman" w:hAnsi="Times New Roman" w:cs="Times New Roman"/>
          <w:lang w:val="en-US"/>
        </w:rPr>
        <w:t xml:space="preserve"> </w:t>
      </w:r>
      <w:r w:rsidRPr="003A140F">
        <w:rPr>
          <w:rFonts w:ascii="Times New Roman" w:hAnsi="Times New Roman" w:cs="Times New Roman"/>
          <w:lang w:val="en-US"/>
        </w:rPr>
        <w:t>Each frame represents a 2</w:t>
      </w:r>
      <w:ins w:id="172" w:author="Brisson, Nicholas" w:date="2024-11-03T21:38:00Z">
        <w:r w:rsidR="00E0348F">
          <w:rPr>
            <w:rFonts w:ascii="Times New Roman" w:hAnsi="Times New Roman" w:cs="Times New Roman"/>
            <w:lang w:val="en-US"/>
          </w:rPr>
          <w:t>°</w:t>
        </w:r>
      </w:ins>
      <w:del w:id="173" w:author="Brisson, Nicholas" w:date="2024-11-03T21:38:00Z">
        <w:r w:rsidRPr="003A140F" w:rsidDel="00E0348F">
          <w:rPr>
            <w:rFonts w:ascii="Times New Roman" w:hAnsi="Times New Roman" w:cs="Times New Roman"/>
            <w:lang w:val="en-US"/>
          </w:rPr>
          <w:delText>-degree</w:delText>
        </w:r>
      </w:del>
      <w:r w:rsidRPr="003A140F">
        <w:rPr>
          <w:rFonts w:ascii="Times New Roman" w:hAnsi="Times New Roman" w:cs="Times New Roman"/>
          <w:lang w:val="en-US"/>
        </w:rPr>
        <w:t xml:space="preserve"> increment in knee angle. Frame 0 shows maximum </w:t>
      </w:r>
      <w:ins w:id="174" w:author="Brisson, Nicholas" w:date="2024-11-03T21:38:00Z">
        <w:r w:rsidR="00E0348F">
          <w:rPr>
            <w:rFonts w:ascii="Times New Roman" w:hAnsi="Times New Roman" w:cs="Times New Roman"/>
            <w:lang w:val="en-US"/>
          </w:rPr>
          <w:t xml:space="preserve">knee </w:t>
        </w:r>
      </w:ins>
      <w:r w:rsidRPr="003A140F">
        <w:rPr>
          <w:rFonts w:ascii="Times New Roman" w:hAnsi="Times New Roman" w:cs="Times New Roman"/>
          <w:lang w:val="en-US"/>
        </w:rPr>
        <w:t xml:space="preserve">flexion, with subsequent frames progressing </w:t>
      </w:r>
      <w:del w:id="175" w:author="Brisson, Nicholas" w:date="2024-11-03T21:38:00Z">
        <w:r w:rsidRPr="003A140F" w:rsidDel="00E0348F">
          <w:rPr>
            <w:rFonts w:ascii="Times New Roman" w:hAnsi="Times New Roman" w:cs="Times New Roman"/>
            <w:lang w:val="en-US"/>
          </w:rPr>
          <w:delText xml:space="preserve">through </w:delText>
        </w:r>
      </w:del>
      <w:ins w:id="176" w:author="Brisson, Nicholas" w:date="2024-11-03T21:38:00Z">
        <w:r w:rsidR="00E0348F">
          <w:rPr>
            <w:rFonts w:ascii="Times New Roman" w:hAnsi="Times New Roman" w:cs="Times New Roman"/>
            <w:lang w:val="en-US"/>
          </w:rPr>
          <w:t>into</w:t>
        </w:r>
        <w:r w:rsidR="00E0348F" w:rsidRPr="003A140F">
          <w:rPr>
            <w:rFonts w:ascii="Times New Roman" w:hAnsi="Times New Roman" w:cs="Times New Roman"/>
            <w:lang w:val="en-US"/>
          </w:rPr>
          <w:t xml:space="preserve"> </w:t>
        </w:r>
      </w:ins>
      <w:r w:rsidRPr="003A140F">
        <w:rPr>
          <w:rFonts w:ascii="Times New Roman" w:hAnsi="Times New Roman" w:cs="Times New Roman"/>
          <w:lang w:val="en-US"/>
        </w:rPr>
        <w:t>extension and returning to flexion in the final frame.</w:t>
      </w:r>
    </w:p>
    <w:p w14:paraId="739166D9" w14:textId="77777777" w:rsidR="00702012" w:rsidRDefault="00702012" w:rsidP="003A140F">
      <w:pPr>
        <w:jc w:val="both"/>
        <w:rPr>
          <w:rFonts w:ascii="Times New Roman" w:hAnsi="Times New Roman" w:cs="Times New Roman"/>
          <w:lang w:val="en-US"/>
        </w:rPr>
      </w:pPr>
    </w:p>
    <w:p w14:paraId="69FDC6E9" w14:textId="04A87C96" w:rsidR="00702012" w:rsidRDefault="00702012" w:rsidP="003A140F">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B306113" wp14:editId="7BF644EC">
            <wp:extent cx="5740400" cy="1313920"/>
            <wp:effectExtent l="0" t="0" r="0" b="635"/>
            <wp:docPr id="67510047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0475" name="Grafik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40400" cy="1313920"/>
                    </a:xfrm>
                    <a:prstGeom prst="rect">
                      <a:avLst/>
                    </a:prstGeom>
                    <a:noFill/>
                    <a:ln>
                      <a:noFill/>
                    </a:ln>
                  </pic:spPr>
                </pic:pic>
              </a:graphicData>
            </a:graphic>
          </wp:inline>
        </w:drawing>
      </w:r>
    </w:p>
    <w:p w14:paraId="09C5A50F" w14:textId="609B46C2" w:rsidR="00702012" w:rsidRPr="00D56AC1" w:rsidRDefault="00702012" w:rsidP="003A140F">
      <w:pPr>
        <w:jc w:val="both"/>
        <w:rPr>
          <w:rFonts w:ascii="Times New Roman" w:hAnsi="Times New Roman" w:cs="Times New Roman"/>
          <w:lang w:val="en-US"/>
        </w:rPr>
      </w:pPr>
      <w:commentRangeStart w:id="177"/>
      <w:r w:rsidRPr="00702012">
        <w:rPr>
          <w:rFonts w:ascii="Times New Roman" w:hAnsi="Times New Roman" w:cs="Times New Roman"/>
          <w:b/>
          <w:bCs/>
          <w:lang w:val="en-US"/>
        </w:rPr>
        <w:t xml:space="preserve">Figure </w:t>
      </w:r>
      <w:commentRangeEnd w:id="177"/>
      <w:r w:rsidR="00E0348F">
        <w:rPr>
          <w:rStyle w:val="CommentReference"/>
        </w:rPr>
        <w:commentReference w:id="177"/>
      </w:r>
      <w:r>
        <w:rPr>
          <w:rFonts w:ascii="Times New Roman" w:hAnsi="Times New Roman" w:cs="Times New Roman"/>
          <w:b/>
          <w:bCs/>
          <w:lang w:val="en-US"/>
        </w:rPr>
        <w:t>2</w:t>
      </w:r>
      <w:r w:rsidRPr="00702012">
        <w:rPr>
          <w:rFonts w:ascii="Times New Roman" w:hAnsi="Times New Roman" w:cs="Times New Roman"/>
          <w:b/>
          <w:bCs/>
          <w:lang w:val="en-US"/>
        </w:rPr>
        <w:t>:</w:t>
      </w:r>
      <w:r>
        <w:rPr>
          <w:rFonts w:ascii="Times New Roman" w:hAnsi="Times New Roman" w:cs="Times New Roman"/>
          <w:lang w:val="en-US"/>
        </w:rPr>
        <w:t xml:space="preserve"> </w:t>
      </w:r>
      <w:r w:rsidRPr="00702012">
        <w:rPr>
          <w:rFonts w:ascii="Times New Roman" w:hAnsi="Times New Roman" w:cs="Times New Roman"/>
          <w:lang w:val="en-US"/>
        </w:rPr>
        <w:t xml:space="preserve">Schematic overview of the semi-automated pipeline for </w:t>
      </w:r>
      <w:r>
        <w:rPr>
          <w:rFonts w:ascii="Times New Roman" w:hAnsi="Times New Roman" w:cs="Times New Roman"/>
          <w:lang w:val="en-US"/>
        </w:rPr>
        <w:t>bone shape tracking</w:t>
      </w:r>
      <w:r w:rsidRPr="00702012">
        <w:rPr>
          <w:rFonts w:ascii="Times New Roman" w:hAnsi="Times New Roman" w:cs="Times New Roman"/>
          <w:lang w:val="en-US"/>
        </w:rPr>
        <w:t xml:space="preserve">. The process includes: (I) Canny edge detection </w:t>
      </w:r>
      <w:del w:id="178" w:author="Brisson, Nicholas" w:date="2024-11-03T21:39:00Z">
        <w:r w:rsidRPr="00702012" w:rsidDel="00D56AC1">
          <w:rPr>
            <w:rFonts w:ascii="Times New Roman" w:hAnsi="Times New Roman" w:cs="Times New Roman"/>
            <w:lang w:val="en-US"/>
          </w:rPr>
          <w:delText xml:space="preserve">for </w:delText>
        </w:r>
      </w:del>
      <w:ins w:id="179" w:author="Brisson, Nicholas" w:date="2024-11-03T21:39:00Z">
        <w:r w:rsidR="00D56AC1">
          <w:rPr>
            <w:rFonts w:ascii="Times New Roman" w:hAnsi="Times New Roman" w:cs="Times New Roman"/>
            <w:lang w:val="en-US"/>
          </w:rPr>
          <w:t>to</w:t>
        </w:r>
        <w:r w:rsidR="00D56AC1" w:rsidRPr="00702012">
          <w:rPr>
            <w:rFonts w:ascii="Times New Roman" w:hAnsi="Times New Roman" w:cs="Times New Roman"/>
            <w:lang w:val="en-US"/>
          </w:rPr>
          <w:t xml:space="preserve"> </w:t>
        </w:r>
      </w:ins>
      <w:r>
        <w:rPr>
          <w:rFonts w:ascii="Times New Roman" w:hAnsi="Times New Roman" w:cs="Times New Roman"/>
          <w:lang w:val="en-US"/>
        </w:rPr>
        <w:t>detect</w:t>
      </w:r>
      <w:del w:id="180" w:author="Brisson, Nicholas" w:date="2024-11-03T21:40:00Z">
        <w:r w:rsidDel="00D56AC1">
          <w:rPr>
            <w:rFonts w:ascii="Times New Roman" w:hAnsi="Times New Roman" w:cs="Times New Roman"/>
            <w:lang w:val="en-US"/>
          </w:rPr>
          <w:delText>ion of</w:delText>
        </w:r>
      </w:del>
      <w:r>
        <w:rPr>
          <w:rFonts w:ascii="Times New Roman" w:hAnsi="Times New Roman" w:cs="Times New Roman"/>
          <w:lang w:val="en-US"/>
        </w:rPr>
        <w:t xml:space="preserve"> </w:t>
      </w:r>
      <w:r w:rsidRPr="00702012">
        <w:rPr>
          <w:rFonts w:ascii="Times New Roman" w:hAnsi="Times New Roman" w:cs="Times New Roman"/>
          <w:lang w:val="en-US"/>
        </w:rPr>
        <w:t xml:space="preserve">bone </w:t>
      </w:r>
      <w:ins w:id="181" w:author="Brisson, Nicholas" w:date="2024-11-03T21:40:00Z">
        <w:r w:rsidR="00D56AC1">
          <w:rPr>
            <w:rFonts w:ascii="Times New Roman" w:hAnsi="Times New Roman" w:cs="Times New Roman"/>
            <w:lang w:val="en-US"/>
          </w:rPr>
          <w:t>edges</w:t>
        </w:r>
      </w:ins>
      <w:del w:id="182" w:author="Brisson, Nicholas" w:date="2024-11-03T21:40:00Z">
        <w:r w:rsidRPr="00702012" w:rsidDel="00D56AC1">
          <w:rPr>
            <w:rFonts w:ascii="Times New Roman" w:hAnsi="Times New Roman" w:cs="Times New Roman"/>
            <w:lang w:val="en-US"/>
          </w:rPr>
          <w:delText>boundaries</w:delText>
        </w:r>
      </w:del>
      <w:r w:rsidRPr="00702012">
        <w:rPr>
          <w:rFonts w:ascii="Times New Roman" w:hAnsi="Times New Roman" w:cs="Times New Roman"/>
          <w:lang w:val="en-US"/>
        </w:rPr>
        <w:t xml:space="preserve">; (II) Connected-component labeling to isolate </w:t>
      </w:r>
      <w:ins w:id="183" w:author="Brisson, Nicholas" w:date="2024-11-03T21:40:00Z">
        <w:r w:rsidR="00D56AC1">
          <w:rPr>
            <w:rFonts w:ascii="Times New Roman" w:hAnsi="Times New Roman" w:cs="Times New Roman"/>
            <w:lang w:val="en-US"/>
          </w:rPr>
          <w:t xml:space="preserve">cortical bone </w:t>
        </w:r>
      </w:ins>
      <w:r w:rsidRPr="00702012">
        <w:rPr>
          <w:rFonts w:ascii="Times New Roman" w:hAnsi="Times New Roman" w:cs="Times New Roman"/>
          <w:lang w:val="en-US"/>
        </w:rPr>
        <w:t xml:space="preserve">edges; (III) </w:t>
      </w:r>
      <w:commentRangeStart w:id="184"/>
      <w:r w:rsidRPr="00702012">
        <w:rPr>
          <w:rFonts w:ascii="Times New Roman" w:hAnsi="Times New Roman" w:cs="Times New Roman"/>
          <w:lang w:val="en-US"/>
        </w:rPr>
        <w:t>Extracti</w:t>
      </w:r>
      <w:ins w:id="185" w:author="Brisson, Nicholas" w:date="2024-11-03T21:40:00Z">
        <w:r w:rsidR="00D56AC1">
          <w:rPr>
            <w:rFonts w:ascii="Times New Roman" w:hAnsi="Times New Roman" w:cs="Times New Roman"/>
            <w:lang w:val="en-US"/>
          </w:rPr>
          <w:t>ng</w:t>
        </w:r>
      </w:ins>
      <w:del w:id="186" w:author="Brisson, Nicholas" w:date="2024-11-03T21:40:00Z">
        <w:r w:rsidRPr="00702012" w:rsidDel="00D56AC1">
          <w:rPr>
            <w:rFonts w:ascii="Times New Roman" w:hAnsi="Times New Roman" w:cs="Times New Roman"/>
            <w:lang w:val="en-US"/>
          </w:rPr>
          <w:delText xml:space="preserve">on </w:delText>
        </w:r>
      </w:del>
      <w:commentRangeEnd w:id="184"/>
      <w:r w:rsidR="00D56AC1">
        <w:rPr>
          <w:rStyle w:val="CommentReference"/>
        </w:rPr>
        <w:commentReference w:id="184"/>
      </w:r>
      <w:del w:id="187" w:author="Brisson, Nicholas" w:date="2024-11-03T21:40:00Z">
        <w:r w:rsidRPr="00702012" w:rsidDel="00D56AC1">
          <w:rPr>
            <w:rFonts w:ascii="Times New Roman" w:hAnsi="Times New Roman" w:cs="Times New Roman"/>
            <w:lang w:val="en-US"/>
          </w:rPr>
          <w:delText>of</w:delText>
        </w:r>
      </w:del>
      <w:r w:rsidRPr="00702012">
        <w:rPr>
          <w:rFonts w:ascii="Times New Roman" w:hAnsi="Times New Roman" w:cs="Times New Roman"/>
          <w:lang w:val="en-US"/>
        </w:rPr>
        <w:t xml:space="preserve"> reference points along </w:t>
      </w:r>
      <w:ins w:id="188" w:author="Brisson, Nicholas" w:date="2024-11-03T21:41:00Z">
        <w:r w:rsidR="00D56AC1">
          <w:rPr>
            <w:rFonts w:ascii="Times New Roman" w:hAnsi="Times New Roman" w:cs="Times New Roman"/>
            <w:lang w:val="en-US"/>
          </w:rPr>
          <w:t xml:space="preserve">bone </w:t>
        </w:r>
      </w:ins>
      <w:r w:rsidRPr="00702012">
        <w:rPr>
          <w:rFonts w:ascii="Times New Roman" w:hAnsi="Times New Roman" w:cs="Times New Roman"/>
          <w:lang w:val="en-US"/>
        </w:rPr>
        <w:t>edges; and (IV) Comput</w:t>
      </w:r>
      <w:ins w:id="189" w:author="Brisson, Nicholas" w:date="2024-11-03T21:42:00Z">
        <w:r w:rsidR="00D56AC1">
          <w:rPr>
            <w:rFonts w:ascii="Times New Roman" w:hAnsi="Times New Roman" w:cs="Times New Roman"/>
            <w:lang w:val="en-US"/>
          </w:rPr>
          <w:t>ing</w:t>
        </w:r>
      </w:ins>
      <w:del w:id="190" w:author="Brisson, Nicholas" w:date="2024-11-03T21:42:00Z">
        <w:r w:rsidRPr="00702012" w:rsidDel="00D56AC1">
          <w:rPr>
            <w:rFonts w:ascii="Times New Roman" w:hAnsi="Times New Roman" w:cs="Times New Roman"/>
            <w:lang w:val="en-US"/>
          </w:rPr>
          <w:delText>ati</w:delText>
        </w:r>
      </w:del>
      <w:del w:id="191" w:author="Brisson, Nicholas" w:date="2024-11-03T21:41:00Z">
        <w:r w:rsidRPr="00702012" w:rsidDel="00D56AC1">
          <w:rPr>
            <w:rFonts w:ascii="Times New Roman" w:hAnsi="Times New Roman" w:cs="Times New Roman"/>
            <w:lang w:val="en-US"/>
          </w:rPr>
          <w:delText>on of</w:delText>
        </w:r>
      </w:del>
      <w:r w:rsidRPr="00702012">
        <w:rPr>
          <w:rFonts w:ascii="Times New Roman" w:hAnsi="Times New Roman" w:cs="Times New Roman"/>
          <w:lang w:val="en-US"/>
        </w:rPr>
        <w:t xml:space="preserve"> transformation parameters for frame-to-frame tracking. The final panel shows</w:t>
      </w:r>
      <w:ins w:id="192" w:author="Brisson, Nicholas" w:date="2024-11-03T21:42:00Z">
        <w:r w:rsidR="00D56AC1">
          <w:rPr>
            <w:rFonts w:ascii="Times New Roman" w:hAnsi="Times New Roman" w:cs="Times New Roman"/>
            <w:lang w:val="en-US"/>
          </w:rPr>
          <w:t xml:space="preserve"> the</w:t>
        </w:r>
      </w:ins>
      <w:r w:rsidRPr="00702012">
        <w:rPr>
          <w:rFonts w:ascii="Times New Roman" w:hAnsi="Times New Roman" w:cs="Times New Roman"/>
          <w:lang w:val="en-US"/>
        </w:rPr>
        <w:t xml:space="preserve"> </w:t>
      </w:r>
      <w:r w:rsidRPr="00D56AC1">
        <w:rPr>
          <w:rFonts w:ascii="Times New Roman" w:hAnsi="Times New Roman" w:cs="Times New Roman"/>
          <w:lang w:val="en-US"/>
        </w:rPr>
        <w:t>segmented tibia and femur overlaid on the MRI image</w:t>
      </w:r>
      <w:r w:rsidR="00534EFA" w:rsidRPr="00D56AC1">
        <w:rPr>
          <w:rFonts w:ascii="Times New Roman" w:hAnsi="Times New Roman" w:cs="Times New Roman"/>
          <w:lang w:val="en-US"/>
        </w:rPr>
        <w:t xml:space="preserve"> after applying the transformations obtained from semi-automated tracking to manual segmentation performed in the first frame</w:t>
      </w:r>
      <w:r w:rsidRPr="00D56AC1">
        <w:rPr>
          <w:rFonts w:ascii="Times New Roman" w:hAnsi="Times New Roman" w:cs="Times New Roman"/>
          <w:lang w:val="en-US"/>
        </w:rPr>
        <w:t>.</w:t>
      </w:r>
    </w:p>
    <w:p w14:paraId="07816952" w14:textId="77777777" w:rsidR="00AE4234" w:rsidRPr="007F40D0" w:rsidRDefault="00AE4234" w:rsidP="003A140F">
      <w:pPr>
        <w:jc w:val="both"/>
        <w:rPr>
          <w:rFonts w:ascii="Times New Roman" w:hAnsi="Times New Roman" w:cs="Times New Roman"/>
          <w:lang w:val="en-US"/>
        </w:rPr>
      </w:pPr>
    </w:p>
    <w:p w14:paraId="3559C0F8" w14:textId="41F68B74" w:rsidR="000826A0" w:rsidRPr="00D56AC1" w:rsidRDefault="000826A0" w:rsidP="005F6EE1">
      <w:pPr>
        <w:jc w:val="center"/>
        <w:rPr>
          <w:rFonts w:ascii="Times New Roman" w:hAnsi="Times New Roman" w:cs="Times New Roman"/>
          <w:b/>
          <w:bCs/>
          <w:lang w:val="en-US"/>
        </w:rPr>
      </w:pPr>
      <w:r w:rsidRPr="00D56AC1">
        <w:rPr>
          <w:rFonts w:ascii="Times New Roman" w:hAnsi="Times New Roman" w:cs="Times New Roman"/>
          <w:b/>
          <w:bCs/>
          <w:noProof/>
          <w:lang w:val="en-US"/>
        </w:rPr>
        <w:lastRenderedPageBreak/>
        <w:drawing>
          <wp:inline distT="0" distB="0" distL="0" distR="0" wp14:anchorId="2A50B43D" wp14:editId="14FD4D4E">
            <wp:extent cx="4791800" cy="2870200"/>
            <wp:effectExtent l="0" t="0" r="8890" b="6350"/>
            <wp:docPr id="105026580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5801" name="Grafik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91800" cy="2870200"/>
                    </a:xfrm>
                    <a:prstGeom prst="rect">
                      <a:avLst/>
                    </a:prstGeom>
                    <a:noFill/>
                    <a:ln>
                      <a:noFill/>
                    </a:ln>
                  </pic:spPr>
                </pic:pic>
              </a:graphicData>
            </a:graphic>
          </wp:inline>
        </w:drawing>
      </w:r>
    </w:p>
    <w:p w14:paraId="0AF2CE3B" w14:textId="1EEE5A92" w:rsidR="000826A0" w:rsidRPr="00D56AC1" w:rsidRDefault="000826A0" w:rsidP="003A140F">
      <w:pPr>
        <w:jc w:val="both"/>
        <w:rPr>
          <w:rFonts w:ascii="Times New Roman" w:hAnsi="Times New Roman" w:cs="Times New Roman"/>
          <w:lang w:val="en-US"/>
          <w:rPrChange w:id="193" w:author="Brisson, Nicholas" w:date="2024-11-03T21:44:00Z">
            <w:rPr>
              <w:lang w:val="en-US"/>
            </w:rPr>
          </w:rPrChange>
        </w:rPr>
      </w:pPr>
      <w:r w:rsidRPr="00D56AC1">
        <w:rPr>
          <w:rFonts w:ascii="Times New Roman" w:hAnsi="Times New Roman" w:cs="Times New Roman"/>
          <w:b/>
          <w:bCs/>
          <w:lang w:val="en-US"/>
        </w:rPr>
        <w:t>Figure 3:</w:t>
      </w:r>
      <w:r w:rsidRPr="00D56AC1">
        <w:rPr>
          <w:rFonts w:ascii="Times New Roman" w:hAnsi="Times New Roman" w:cs="Times New Roman"/>
          <w:lang w:val="en-US"/>
        </w:rPr>
        <w:t xml:space="preserve"> </w:t>
      </w:r>
      <w:r w:rsidRPr="00D56AC1">
        <w:rPr>
          <w:rFonts w:ascii="Times New Roman" w:hAnsi="Times New Roman" w:cs="Times New Roman"/>
          <w:lang w:val="en-US"/>
          <w:rPrChange w:id="194" w:author="Brisson, Nicholas" w:date="2024-11-03T21:44:00Z">
            <w:rPr>
              <w:lang w:val="en-US"/>
            </w:rPr>
          </w:rPrChange>
        </w:rPr>
        <w:t xml:space="preserve">Example </w:t>
      </w:r>
      <w:r w:rsidR="00A36B5D" w:rsidRPr="00D56AC1">
        <w:rPr>
          <w:rFonts w:ascii="Times New Roman" w:hAnsi="Times New Roman" w:cs="Times New Roman"/>
          <w:lang w:val="en-US"/>
          <w:rPrChange w:id="195" w:author="Brisson, Nicholas" w:date="2024-11-03T21:44:00Z">
            <w:rPr>
              <w:lang w:val="en-US"/>
            </w:rPr>
          </w:rPrChange>
        </w:rPr>
        <w:t>of semi-automat</w:t>
      </w:r>
      <w:ins w:id="196" w:author="Brisson, Nicholas" w:date="2024-11-03T21:44:00Z">
        <w:r w:rsidR="00D56AC1">
          <w:rPr>
            <w:rFonts w:ascii="Times New Roman" w:hAnsi="Times New Roman" w:cs="Times New Roman"/>
            <w:lang w:val="en-US"/>
          </w:rPr>
          <w:t>ed</w:t>
        </w:r>
      </w:ins>
      <w:del w:id="197" w:author="Brisson, Nicholas" w:date="2024-11-03T21:44:00Z">
        <w:r w:rsidR="00A36B5D" w:rsidRPr="00D56AC1" w:rsidDel="00D56AC1">
          <w:rPr>
            <w:rFonts w:ascii="Times New Roman" w:hAnsi="Times New Roman" w:cs="Times New Roman"/>
            <w:lang w:val="en-US"/>
            <w:rPrChange w:id="198" w:author="Brisson, Nicholas" w:date="2024-11-03T21:44:00Z">
              <w:rPr>
                <w:lang w:val="en-US"/>
              </w:rPr>
            </w:rPrChange>
          </w:rPr>
          <w:delText>ically</w:delText>
        </w:r>
      </w:del>
      <w:r w:rsidR="00A36B5D" w:rsidRPr="00D56AC1">
        <w:rPr>
          <w:rFonts w:ascii="Times New Roman" w:hAnsi="Times New Roman" w:cs="Times New Roman"/>
          <w:lang w:val="en-US"/>
          <w:rPrChange w:id="199" w:author="Brisson, Nicholas" w:date="2024-11-03T21:44:00Z">
            <w:rPr>
              <w:lang w:val="en-US"/>
            </w:rPr>
          </w:rPrChange>
        </w:rPr>
        <w:t xml:space="preserve"> </w:t>
      </w:r>
      <w:del w:id="200" w:author="Brisson, Nicholas" w:date="2024-11-03T21:44:00Z">
        <w:r w:rsidR="00A36B5D" w:rsidRPr="00D56AC1" w:rsidDel="00D56AC1">
          <w:rPr>
            <w:rFonts w:ascii="Times New Roman" w:hAnsi="Times New Roman" w:cs="Times New Roman"/>
            <w:lang w:val="en-US"/>
            <w:rPrChange w:id="201" w:author="Brisson, Nicholas" w:date="2024-11-03T21:44:00Z">
              <w:rPr>
                <w:lang w:val="en-US"/>
              </w:rPr>
            </w:rPrChange>
          </w:rPr>
          <w:delText xml:space="preserve">tracked </w:delText>
        </w:r>
      </w:del>
      <w:ins w:id="202" w:author="Brisson, Nicholas" w:date="2024-11-03T21:44:00Z">
        <w:r w:rsidR="00D56AC1">
          <w:rPr>
            <w:rFonts w:ascii="Times New Roman" w:hAnsi="Times New Roman" w:cs="Times New Roman"/>
            <w:lang w:val="en-US"/>
          </w:rPr>
          <w:t>trackin</w:t>
        </w:r>
      </w:ins>
      <w:ins w:id="203" w:author="Brisson, Nicholas" w:date="2024-11-03T21:45:00Z">
        <w:r w:rsidR="00D56AC1">
          <w:rPr>
            <w:rFonts w:ascii="Times New Roman" w:hAnsi="Times New Roman" w:cs="Times New Roman"/>
            <w:lang w:val="en-US"/>
          </w:rPr>
          <w:t>g</w:t>
        </w:r>
      </w:ins>
      <w:ins w:id="204" w:author="Brisson, Nicholas" w:date="2024-11-03T21:44:00Z">
        <w:r w:rsidR="00D56AC1">
          <w:rPr>
            <w:rFonts w:ascii="Times New Roman" w:hAnsi="Times New Roman" w:cs="Times New Roman"/>
            <w:lang w:val="en-US"/>
          </w:rPr>
          <w:t xml:space="preserve"> </w:t>
        </w:r>
      </w:ins>
      <w:del w:id="205" w:author="Brisson, Nicholas" w:date="2024-11-03T21:44:00Z">
        <w:r w:rsidRPr="00D56AC1" w:rsidDel="00D56AC1">
          <w:rPr>
            <w:rFonts w:ascii="Times New Roman" w:hAnsi="Times New Roman" w:cs="Times New Roman"/>
            <w:lang w:val="en-US"/>
            <w:rPrChange w:id="206" w:author="Brisson, Nicholas" w:date="2024-11-03T21:44:00Z">
              <w:rPr>
                <w:lang w:val="en-US"/>
              </w:rPr>
            </w:rPrChange>
          </w:rPr>
          <w:delText>s</w:delText>
        </w:r>
      </w:del>
      <w:del w:id="207" w:author="Brisson, Nicholas" w:date="2024-11-03T21:45:00Z">
        <w:r w:rsidRPr="00D56AC1" w:rsidDel="00D56AC1">
          <w:rPr>
            <w:rFonts w:ascii="Times New Roman" w:hAnsi="Times New Roman" w:cs="Times New Roman"/>
            <w:lang w:val="en-US"/>
            <w:rPrChange w:id="208" w:author="Brisson, Nicholas" w:date="2024-11-03T21:44:00Z">
              <w:rPr>
                <w:lang w:val="en-US"/>
              </w:rPr>
            </w:rPrChange>
          </w:rPr>
          <w:delText xml:space="preserve">egmentation </w:delText>
        </w:r>
      </w:del>
      <w:r w:rsidRPr="00D56AC1">
        <w:rPr>
          <w:rFonts w:ascii="Times New Roman" w:hAnsi="Times New Roman" w:cs="Times New Roman"/>
          <w:lang w:val="en-US"/>
          <w:rPrChange w:id="209" w:author="Brisson, Nicholas" w:date="2024-11-03T21:44:00Z">
            <w:rPr>
              <w:lang w:val="en-US"/>
            </w:rPr>
          </w:rPrChange>
        </w:rPr>
        <w:t xml:space="preserve">of the tibia (blue) and femur (orange) </w:t>
      </w:r>
      <w:ins w:id="210" w:author="Brisson, Nicholas" w:date="2024-11-03T21:45:00Z">
        <w:r w:rsidR="00D56AC1">
          <w:rPr>
            <w:rFonts w:ascii="Times New Roman" w:hAnsi="Times New Roman" w:cs="Times New Roman"/>
            <w:lang w:val="en-US"/>
          </w:rPr>
          <w:t xml:space="preserve">segmentations </w:t>
        </w:r>
        <w:r w:rsidR="00D56AC1" w:rsidRPr="008742A0">
          <w:rPr>
            <w:rFonts w:ascii="Times New Roman" w:hAnsi="Times New Roman" w:cs="Times New Roman"/>
            <w:lang w:val="en-US"/>
          </w:rPr>
          <w:t>overlaid on the base CINE frames</w:t>
        </w:r>
        <w:r w:rsidR="00D56AC1">
          <w:rPr>
            <w:rFonts w:ascii="Times New Roman" w:hAnsi="Times New Roman" w:cs="Times New Roman"/>
            <w:lang w:val="en-US"/>
          </w:rPr>
          <w:t xml:space="preserve"> </w:t>
        </w:r>
      </w:ins>
      <w:r w:rsidRPr="00D56AC1">
        <w:rPr>
          <w:rFonts w:ascii="Times New Roman" w:hAnsi="Times New Roman" w:cs="Times New Roman"/>
          <w:lang w:val="en-US"/>
          <w:rPrChange w:id="211" w:author="Brisson, Nicholas" w:date="2024-11-03T21:44:00Z">
            <w:rPr>
              <w:lang w:val="en-US"/>
            </w:rPr>
          </w:rPrChange>
        </w:rPr>
        <w:t xml:space="preserve">at different </w:t>
      </w:r>
      <w:ins w:id="212" w:author="Brisson, Nicholas" w:date="2024-11-03T21:45:00Z">
        <w:r w:rsidR="00D56AC1">
          <w:rPr>
            <w:rFonts w:ascii="Times New Roman" w:hAnsi="Times New Roman" w:cs="Times New Roman"/>
            <w:lang w:val="en-US"/>
          </w:rPr>
          <w:t xml:space="preserve">flexion angles </w:t>
        </w:r>
      </w:ins>
      <w:del w:id="213" w:author="Brisson, Nicholas" w:date="2024-11-03T21:45:00Z">
        <w:r w:rsidRPr="00D56AC1" w:rsidDel="00D56AC1">
          <w:rPr>
            <w:rFonts w:ascii="Times New Roman" w:hAnsi="Times New Roman" w:cs="Times New Roman"/>
            <w:lang w:val="en-US"/>
            <w:rPrChange w:id="214" w:author="Brisson, Nicholas" w:date="2024-11-03T21:44:00Z">
              <w:rPr>
                <w:lang w:val="en-US"/>
              </w:rPr>
            </w:rPrChange>
          </w:rPr>
          <w:delText xml:space="preserve">points </w:delText>
        </w:r>
      </w:del>
      <w:r w:rsidRPr="00D56AC1">
        <w:rPr>
          <w:rFonts w:ascii="Times New Roman" w:hAnsi="Times New Roman" w:cs="Times New Roman"/>
          <w:lang w:val="en-US"/>
          <w:rPrChange w:id="215" w:author="Brisson, Nicholas" w:date="2024-11-03T21:44:00Z">
            <w:rPr>
              <w:lang w:val="en-US"/>
            </w:rPr>
          </w:rPrChange>
        </w:rPr>
        <w:t>during the knee motion cycle</w:t>
      </w:r>
      <w:ins w:id="216" w:author="Brisson, Nicholas" w:date="2024-11-03T21:45:00Z">
        <w:r w:rsidR="00D56AC1">
          <w:rPr>
            <w:rFonts w:ascii="Times New Roman" w:hAnsi="Times New Roman" w:cs="Times New Roman"/>
            <w:lang w:val="en-US"/>
          </w:rPr>
          <w:t>.</w:t>
        </w:r>
      </w:ins>
      <w:r w:rsidRPr="00D56AC1">
        <w:rPr>
          <w:rFonts w:ascii="Times New Roman" w:hAnsi="Times New Roman" w:cs="Times New Roman"/>
          <w:lang w:val="en-US"/>
          <w:rPrChange w:id="217" w:author="Brisson, Nicholas" w:date="2024-11-03T21:44:00Z">
            <w:rPr>
              <w:lang w:val="en-US"/>
            </w:rPr>
          </w:rPrChange>
        </w:rPr>
        <w:t xml:space="preserve"> </w:t>
      </w:r>
      <w:del w:id="218" w:author="Brisson, Nicholas" w:date="2024-11-03T21:45:00Z">
        <w:r w:rsidRPr="00D56AC1" w:rsidDel="00D56AC1">
          <w:rPr>
            <w:rFonts w:ascii="Times New Roman" w:hAnsi="Times New Roman" w:cs="Times New Roman"/>
            <w:lang w:val="en-US"/>
            <w:rPrChange w:id="219" w:author="Brisson, Nicholas" w:date="2024-11-03T21:44:00Z">
              <w:rPr>
                <w:lang w:val="en-US"/>
              </w:rPr>
            </w:rPrChange>
          </w:rPr>
          <w:delText>overlaid on the base CINE frames.</w:delText>
        </w:r>
      </w:del>
    </w:p>
    <w:p w14:paraId="378C18B5" w14:textId="77777777" w:rsidR="00A40EC5" w:rsidRPr="00D56AC1" w:rsidRDefault="00A40EC5" w:rsidP="003A140F">
      <w:pPr>
        <w:jc w:val="both"/>
        <w:rPr>
          <w:rFonts w:ascii="Times New Roman" w:hAnsi="Times New Roman" w:cs="Times New Roman"/>
          <w:lang w:val="en-US"/>
          <w:rPrChange w:id="220" w:author="Brisson, Nicholas" w:date="2024-11-03T21:44:00Z">
            <w:rPr>
              <w:lang w:val="en-US"/>
            </w:rPr>
          </w:rPrChange>
        </w:rPr>
      </w:pPr>
    </w:p>
    <w:p w14:paraId="79A2263D" w14:textId="30CDF10E" w:rsidR="00A40EC5" w:rsidRPr="00D56AC1" w:rsidRDefault="00A40EC5" w:rsidP="003A140F">
      <w:pPr>
        <w:jc w:val="both"/>
        <w:rPr>
          <w:rFonts w:ascii="Times New Roman" w:hAnsi="Times New Roman" w:cs="Times New Roman"/>
          <w:lang w:val="en-US"/>
          <w:rPrChange w:id="221" w:author="Brisson, Nicholas" w:date="2024-11-03T21:44:00Z">
            <w:rPr>
              <w:lang w:val="en-US"/>
            </w:rPr>
          </w:rPrChange>
        </w:rPr>
      </w:pPr>
      <w:r w:rsidRPr="00D56AC1">
        <w:rPr>
          <w:rFonts w:ascii="Times New Roman" w:hAnsi="Times New Roman" w:cs="Times New Roman"/>
          <w:noProof/>
          <w:lang w:val="en-US"/>
          <w:rPrChange w:id="222" w:author="Brisson, Nicholas" w:date="2024-11-03T21:44:00Z">
            <w:rPr>
              <w:noProof/>
              <w:lang w:val="en-US"/>
            </w:rPr>
          </w:rPrChange>
        </w:rPr>
        <w:drawing>
          <wp:inline distT="0" distB="0" distL="0" distR="0" wp14:anchorId="67A5639A" wp14:editId="42D5895F">
            <wp:extent cx="5753100" cy="4076700"/>
            <wp:effectExtent l="0" t="0" r="0" b="0"/>
            <wp:docPr id="420230333" name="Grafik 4"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0333" name="Grafik 4" descr="Ein Bild, das Text, Diagramm, Reihe, Zahl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4A409DF3" w14:textId="1C0FFBB7" w:rsidR="00A40EC5" w:rsidRPr="00D56AC1" w:rsidRDefault="00A40EC5" w:rsidP="003A140F">
      <w:pPr>
        <w:jc w:val="both"/>
        <w:rPr>
          <w:rFonts w:ascii="Times New Roman" w:hAnsi="Times New Roman" w:cs="Times New Roman"/>
          <w:lang w:val="en-US"/>
        </w:rPr>
      </w:pPr>
      <w:r w:rsidRPr="00D56AC1">
        <w:rPr>
          <w:rFonts w:ascii="Times New Roman" w:hAnsi="Times New Roman" w:cs="Times New Roman"/>
          <w:b/>
          <w:bCs/>
          <w:lang w:val="en-US"/>
        </w:rPr>
        <w:t>Figure 4:</w:t>
      </w:r>
      <w:r w:rsidRPr="00D56AC1">
        <w:rPr>
          <w:rFonts w:ascii="Times New Roman" w:hAnsi="Times New Roman" w:cs="Times New Roman"/>
          <w:lang w:val="en-US"/>
        </w:rPr>
        <w:t xml:space="preserve"> </w:t>
      </w:r>
      <w:r w:rsidRPr="00D56AC1">
        <w:rPr>
          <w:rFonts w:ascii="Times New Roman" w:hAnsi="Times New Roman" w:cs="Times New Roman"/>
          <w:lang w:val="en-US"/>
          <w:rPrChange w:id="223" w:author="Brisson, Nicholas" w:date="2024-11-03T21:44:00Z">
            <w:rPr>
              <w:lang w:val="en-US"/>
            </w:rPr>
          </w:rPrChange>
        </w:rPr>
        <w:t>Comparison of kinematic parameters during knee flexion-extension cycles using semi-automat</w:t>
      </w:r>
      <w:ins w:id="224" w:author="Brisson, Nicholas" w:date="2024-11-03T21:48:00Z">
        <w:r w:rsidR="00D56AC1">
          <w:rPr>
            <w:rFonts w:ascii="Times New Roman" w:hAnsi="Times New Roman" w:cs="Times New Roman"/>
            <w:lang w:val="en-US"/>
          </w:rPr>
          <w:t>ed</w:t>
        </w:r>
      </w:ins>
      <w:del w:id="225" w:author="Brisson, Nicholas" w:date="2024-11-03T21:48:00Z">
        <w:r w:rsidRPr="00D56AC1" w:rsidDel="00D56AC1">
          <w:rPr>
            <w:rFonts w:ascii="Times New Roman" w:hAnsi="Times New Roman" w:cs="Times New Roman"/>
            <w:lang w:val="en-US"/>
            <w:rPrChange w:id="226" w:author="Brisson, Nicholas" w:date="2024-11-03T21:44:00Z">
              <w:rPr>
                <w:lang w:val="en-US"/>
              </w:rPr>
            </w:rPrChange>
          </w:rPr>
          <w:delText>ic</w:delText>
        </w:r>
      </w:del>
      <w:r w:rsidRPr="00D56AC1">
        <w:rPr>
          <w:rFonts w:ascii="Times New Roman" w:hAnsi="Times New Roman" w:cs="Times New Roman"/>
          <w:lang w:val="en-US"/>
          <w:rPrChange w:id="227" w:author="Brisson, Nicholas" w:date="2024-11-03T21:44:00Z">
            <w:rPr>
              <w:lang w:val="en-US"/>
            </w:rPr>
          </w:rPrChange>
        </w:rPr>
        <w:t xml:space="preserve"> and manual segmentation</w:t>
      </w:r>
      <w:ins w:id="228" w:author="Brisson, Nicholas" w:date="2024-11-03T21:48:00Z">
        <w:r w:rsidR="00D56AC1">
          <w:rPr>
            <w:rFonts w:ascii="Times New Roman" w:hAnsi="Times New Roman" w:cs="Times New Roman"/>
            <w:lang w:val="en-US"/>
          </w:rPr>
          <w:t>s</w:t>
        </w:r>
      </w:ins>
      <w:r w:rsidRPr="00D56AC1">
        <w:rPr>
          <w:rFonts w:ascii="Times New Roman" w:hAnsi="Times New Roman" w:cs="Times New Roman"/>
          <w:lang w:val="en-US"/>
          <w:rPrChange w:id="229" w:author="Brisson, Nicholas" w:date="2024-11-03T21:44:00Z">
            <w:rPr>
              <w:lang w:val="en-US"/>
            </w:rPr>
          </w:rPrChange>
        </w:rPr>
        <w:t xml:space="preserve">. Panels show </w:t>
      </w:r>
      <w:ins w:id="230" w:author="Brisson, Nicholas" w:date="2024-11-03T21:48:00Z">
        <w:r w:rsidR="00D56AC1">
          <w:rPr>
            <w:rFonts w:ascii="Times New Roman" w:hAnsi="Times New Roman" w:cs="Times New Roman"/>
            <w:lang w:val="en-US"/>
          </w:rPr>
          <w:t xml:space="preserve">the knee </w:t>
        </w:r>
      </w:ins>
      <w:r w:rsidRPr="00D56AC1">
        <w:rPr>
          <w:rFonts w:ascii="Times New Roman" w:hAnsi="Times New Roman" w:cs="Times New Roman"/>
          <w:lang w:val="en-US"/>
          <w:rPrChange w:id="231" w:author="Brisson, Nicholas" w:date="2024-11-03T21:44:00Z">
            <w:rPr>
              <w:lang w:val="en-US"/>
            </w:rPr>
          </w:rPrChange>
        </w:rPr>
        <w:t xml:space="preserve">flexion-extension angle (left), anterior-posterior translation (center), and superior-inferior translation (right). Top row represents </w:t>
      </w:r>
      <w:ins w:id="232" w:author="Brisson, Nicholas" w:date="2024-11-03T21:48:00Z">
        <w:r w:rsidR="00D56AC1">
          <w:rPr>
            <w:rFonts w:ascii="Times New Roman" w:hAnsi="Times New Roman" w:cs="Times New Roman"/>
            <w:lang w:val="en-US"/>
          </w:rPr>
          <w:t xml:space="preserve">the </w:t>
        </w:r>
      </w:ins>
      <w:r w:rsidRPr="00D56AC1">
        <w:rPr>
          <w:rFonts w:ascii="Times New Roman" w:hAnsi="Times New Roman" w:cs="Times New Roman"/>
          <w:lang w:val="en-US"/>
          <w:rPrChange w:id="233" w:author="Brisson, Nicholas" w:date="2024-11-03T21:44:00Z">
            <w:rPr>
              <w:lang w:val="en-US"/>
            </w:rPr>
          </w:rPrChange>
        </w:rPr>
        <w:t>extension phase (flexed to extended</w:t>
      </w:r>
      <w:ins w:id="234" w:author="Brisson, Nicholas" w:date="2024-11-03T21:48:00Z">
        <w:r w:rsidR="00D56AC1">
          <w:rPr>
            <w:rFonts w:ascii="Times New Roman" w:hAnsi="Times New Roman" w:cs="Times New Roman"/>
            <w:lang w:val="en-US"/>
          </w:rPr>
          <w:t xml:space="preserve"> position</w:t>
        </w:r>
      </w:ins>
      <w:r w:rsidRPr="00D56AC1">
        <w:rPr>
          <w:rFonts w:ascii="Times New Roman" w:hAnsi="Times New Roman" w:cs="Times New Roman"/>
          <w:lang w:val="en-US"/>
          <w:rPrChange w:id="235" w:author="Brisson, Nicholas" w:date="2024-11-03T21:44:00Z">
            <w:rPr>
              <w:lang w:val="en-US"/>
            </w:rPr>
          </w:rPrChange>
        </w:rPr>
        <w:t>), bottom row shows flexion phase (extended to flexed</w:t>
      </w:r>
      <w:ins w:id="236" w:author="Brisson, Nicholas" w:date="2024-11-03T21:48:00Z">
        <w:r w:rsidR="00D56AC1">
          <w:rPr>
            <w:rFonts w:ascii="Times New Roman" w:hAnsi="Times New Roman" w:cs="Times New Roman"/>
            <w:lang w:val="en-US"/>
          </w:rPr>
          <w:t xml:space="preserve"> position</w:t>
        </w:r>
      </w:ins>
      <w:r w:rsidRPr="00D56AC1">
        <w:rPr>
          <w:rFonts w:ascii="Times New Roman" w:hAnsi="Times New Roman" w:cs="Times New Roman"/>
          <w:lang w:val="en-US"/>
          <w:rPrChange w:id="237" w:author="Brisson, Nicholas" w:date="2024-11-03T21:44:00Z">
            <w:rPr>
              <w:lang w:val="en-US"/>
            </w:rPr>
          </w:rPrChange>
        </w:rPr>
        <w:t xml:space="preserve">). </w:t>
      </w:r>
      <w:r w:rsidRPr="00D56AC1">
        <w:rPr>
          <w:rFonts w:ascii="Times New Roman" w:hAnsi="Times New Roman" w:cs="Times New Roman"/>
          <w:lang w:val="en-US"/>
          <w:rPrChange w:id="238" w:author="Brisson, Nicholas" w:date="2024-11-03T21:44:00Z">
            <w:rPr>
              <w:lang w:val="en-US"/>
            </w:rPr>
          </w:rPrChange>
        </w:rPr>
        <w:lastRenderedPageBreak/>
        <w:t xml:space="preserve">Shaded areas indicate </w:t>
      </w:r>
      <w:ins w:id="239" w:author="Brisson, Nicholas" w:date="2024-11-03T21:49:00Z">
        <w:r w:rsidR="00D56AC1">
          <w:rPr>
            <w:rFonts w:ascii="Times New Roman" w:hAnsi="Times New Roman" w:cs="Times New Roman"/>
            <w:lang w:val="en-US"/>
          </w:rPr>
          <w:t>the standard deviations around the group means</w:t>
        </w:r>
      </w:ins>
      <w:ins w:id="240" w:author="Brisson, Nicholas" w:date="2024-11-03T21:51:00Z">
        <w:r w:rsidR="007F40D0">
          <w:rPr>
            <w:rFonts w:ascii="Times New Roman" w:hAnsi="Times New Roman" w:cs="Times New Roman"/>
            <w:lang w:val="en-US"/>
          </w:rPr>
          <w:t>.</w:t>
        </w:r>
      </w:ins>
      <w:commentRangeStart w:id="241"/>
      <w:del w:id="242" w:author="Brisson, Nicholas" w:date="2024-11-03T21:49:00Z">
        <w:r w:rsidRPr="00D56AC1" w:rsidDel="00D56AC1">
          <w:rPr>
            <w:rFonts w:ascii="Times New Roman" w:hAnsi="Times New Roman" w:cs="Times New Roman"/>
            <w:lang w:val="en-US"/>
            <w:rPrChange w:id="243" w:author="Brisson, Nicholas" w:date="2024-11-03T21:44:00Z">
              <w:rPr>
                <w:lang w:val="en-US"/>
              </w:rPr>
            </w:rPrChange>
          </w:rPr>
          <w:delText xml:space="preserve">variability </w:delText>
        </w:r>
      </w:del>
      <w:commentRangeEnd w:id="241"/>
      <w:r w:rsidR="00D56AC1">
        <w:rPr>
          <w:rStyle w:val="CommentReference"/>
        </w:rPr>
        <w:commentReference w:id="241"/>
      </w:r>
      <w:del w:id="244" w:author="Brisson, Nicholas" w:date="2024-11-03T21:49:00Z">
        <w:r w:rsidRPr="00D56AC1" w:rsidDel="00D56AC1">
          <w:rPr>
            <w:rFonts w:ascii="Times New Roman" w:hAnsi="Times New Roman" w:cs="Times New Roman"/>
            <w:lang w:val="en-US"/>
            <w:rPrChange w:id="245" w:author="Brisson, Nicholas" w:date="2024-11-03T21:44:00Z">
              <w:rPr>
                <w:lang w:val="en-US"/>
              </w:rPr>
            </w:rPrChange>
          </w:rPr>
          <w:delText>across</w:delText>
        </w:r>
      </w:del>
      <w:del w:id="246" w:author="Brisson, Nicholas" w:date="2024-11-03T21:50:00Z">
        <w:r w:rsidRPr="00D56AC1" w:rsidDel="00D56AC1">
          <w:rPr>
            <w:rFonts w:ascii="Times New Roman" w:hAnsi="Times New Roman" w:cs="Times New Roman"/>
            <w:lang w:val="en-US"/>
            <w:rPrChange w:id="247" w:author="Brisson, Nicholas" w:date="2024-11-03T21:44:00Z">
              <w:rPr>
                <w:lang w:val="en-US"/>
              </w:rPr>
            </w:rPrChange>
          </w:rPr>
          <w:delText xml:space="preserve"> subjects</w:delText>
        </w:r>
      </w:del>
      <w:r w:rsidRPr="00D56AC1">
        <w:rPr>
          <w:rFonts w:ascii="Times New Roman" w:hAnsi="Times New Roman" w:cs="Times New Roman"/>
          <w:lang w:val="en-US"/>
          <w:rPrChange w:id="248" w:author="Brisson, Nicholas" w:date="2024-11-03T21:44:00Z">
            <w:rPr>
              <w:lang w:val="en-US"/>
            </w:rPr>
          </w:rPrChange>
        </w:rPr>
        <w:t xml:space="preserve">: </w:t>
      </w:r>
      <w:del w:id="249" w:author="Brisson, Nicholas" w:date="2024-11-03T21:50:00Z">
        <w:r w:rsidRPr="00D56AC1" w:rsidDel="00D56AC1">
          <w:rPr>
            <w:rFonts w:ascii="Times New Roman" w:hAnsi="Times New Roman" w:cs="Times New Roman"/>
            <w:lang w:val="en-US"/>
            <w:rPrChange w:id="250" w:author="Brisson, Nicholas" w:date="2024-11-03T21:44:00Z">
              <w:rPr>
                <w:lang w:val="en-US"/>
              </w:rPr>
            </w:rPrChange>
          </w:rPr>
          <w:delText xml:space="preserve">orange for manual and </w:delText>
        </w:r>
      </w:del>
      <w:del w:id="251" w:author="Brisson, Nicholas" w:date="2024-11-03T21:51:00Z">
        <w:r w:rsidRPr="00D56AC1" w:rsidDel="007F40D0">
          <w:rPr>
            <w:rFonts w:ascii="Times New Roman" w:hAnsi="Times New Roman" w:cs="Times New Roman"/>
            <w:lang w:val="en-US"/>
            <w:rPrChange w:id="252" w:author="Brisson, Nicholas" w:date="2024-11-03T21:44:00Z">
              <w:rPr>
                <w:lang w:val="en-US"/>
              </w:rPr>
            </w:rPrChange>
          </w:rPr>
          <w:delText>blue for semi-automat</w:delText>
        </w:r>
      </w:del>
      <w:del w:id="253" w:author="Brisson, Nicholas" w:date="2024-11-03T21:50:00Z">
        <w:r w:rsidRPr="00D56AC1" w:rsidDel="00D56AC1">
          <w:rPr>
            <w:rFonts w:ascii="Times New Roman" w:hAnsi="Times New Roman" w:cs="Times New Roman"/>
            <w:lang w:val="en-US"/>
            <w:rPrChange w:id="254" w:author="Brisson, Nicholas" w:date="2024-11-03T21:44:00Z">
              <w:rPr>
                <w:lang w:val="en-US"/>
              </w:rPr>
            </w:rPrChange>
          </w:rPr>
          <w:delText>ic</w:delText>
        </w:r>
      </w:del>
      <w:del w:id="255" w:author="Brisson, Nicholas" w:date="2024-11-03T21:51:00Z">
        <w:r w:rsidRPr="00D56AC1" w:rsidDel="007F40D0">
          <w:rPr>
            <w:rFonts w:ascii="Times New Roman" w:hAnsi="Times New Roman" w:cs="Times New Roman"/>
            <w:lang w:val="en-US"/>
            <w:rPrChange w:id="256" w:author="Brisson, Nicholas" w:date="2024-11-03T21:44:00Z">
              <w:rPr>
                <w:lang w:val="en-US"/>
              </w:rPr>
            </w:rPrChange>
          </w:rPr>
          <w:delText xml:space="preserve"> segmentation.</w:delText>
        </w:r>
      </w:del>
    </w:p>
    <w:sectPr w:rsidR="00A40EC5" w:rsidRPr="00D56AC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Brisson, Nicholas" w:date="2024-11-03T20:52:00Z" w:initials="BN">
    <w:p w14:paraId="1C08F4D6" w14:textId="66C5E931" w:rsidR="00FE41D7" w:rsidRDefault="00FE41D7">
      <w:pPr>
        <w:pStyle w:val="CommentText"/>
      </w:pPr>
      <w:r>
        <w:rPr>
          <w:rStyle w:val="CommentReference"/>
        </w:rPr>
        <w:annotationRef/>
      </w:r>
      <w:r>
        <w:t xml:space="preserve">Can </w:t>
      </w:r>
      <w:proofErr w:type="spellStart"/>
      <w:r>
        <w:t>remove</w:t>
      </w:r>
      <w:proofErr w:type="spellEnd"/>
      <w:r>
        <w:t xml:space="preserve"> </w:t>
      </w:r>
      <w:proofErr w:type="spellStart"/>
      <w:r>
        <w:t>this</w:t>
      </w:r>
      <w:proofErr w:type="spellEnd"/>
      <w:r>
        <w:t xml:space="preserve"> </w:t>
      </w:r>
      <w:proofErr w:type="spellStart"/>
      <w:r>
        <w:t>for</w:t>
      </w:r>
      <w:proofErr w:type="spellEnd"/>
      <w:r>
        <w:t xml:space="preserve"> ISMRM</w:t>
      </w:r>
    </w:p>
  </w:comment>
  <w:comment w:id="33" w:author="Brisson, Nicholas" w:date="2024-11-03T20:55:00Z" w:initials="BN">
    <w:p w14:paraId="50FB3760" w14:textId="77777777" w:rsidR="00FE41D7" w:rsidRDefault="00FE41D7">
      <w:pPr>
        <w:pStyle w:val="CommentText"/>
      </w:pPr>
      <w:r>
        <w:rPr>
          <w:rStyle w:val="CommentReference"/>
        </w:rPr>
        <w:annotationRef/>
      </w:r>
      <w:r>
        <w:t xml:space="preserve">This </w:t>
      </w:r>
      <w:proofErr w:type="spellStart"/>
      <w:r>
        <w:t>does</w:t>
      </w:r>
      <w:proofErr w:type="spellEnd"/>
      <w:r>
        <w:t xml:space="preserve"> not </w:t>
      </w:r>
      <w:proofErr w:type="spellStart"/>
      <w:r>
        <w:t>make</w:t>
      </w:r>
      <w:proofErr w:type="spellEnd"/>
      <w:r>
        <w:t xml:space="preserve"> sense</w:t>
      </w:r>
    </w:p>
    <w:p w14:paraId="1743BCD5" w14:textId="77777777" w:rsidR="00FE41D7" w:rsidRDefault="00FE41D7">
      <w:pPr>
        <w:pStyle w:val="CommentText"/>
      </w:pPr>
    </w:p>
    <w:p w14:paraId="2EDE54A4" w14:textId="27DB0AAE" w:rsidR="00FE41D7" w:rsidRDefault="00FE41D7">
      <w:pPr>
        <w:pStyle w:val="CommentText"/>
      </w:pPr>
      <w:proofErr w:type="spellStart"/>
      <w:r>
        <w:t>What</w:t>
      </w:r>
      <w:proofErr w:type="spellEnd"/>
      <w:r>
        <w:t xml:space="preserve"> </w:t>
      </w:r>
      <w:proofErr w:type="spellStart"/>
      <w:r>
        <w:t>is</w:t>
      </w:r>
      <w:proofErr w:type="spellEnd"/>
      <w:r>
        <w:t xml:space="preserve"> 24.1? </w:t>
      </w:r>
      <w:proofErr w:type="spellStart"/>
      <w:r>
        <w:t>the</w:t>
      </w:r>
      <w:proofErr w:type="spellEnd"/>
      <w:r>
        <w:t xml:space="preserve"> MAX angle, </w:t>
      </w:r>
      <w:proofErr w:type="spellStart"/>
      <w:r>
        <w:t>or</w:t>
      </w:r>
      <w:proofErr w:type="spellEnd"/>
      <w:r>
        <w:t xml:space="preserve"> </w:t>
      </w:r>
      <w:proofErr w:type="spellStart"/>
      <w:r>
        <w:t>the</w:t>
      </w:r>
      <w:proofErr w:type="spellEnd"/>
      <w:r>
        <w:t xml:space="preserve"> </w:t>
      </w:r>
      <w:proofErr w:type="spellStart"/>
      <w:r>
        <w:t>range</w:t>
      </w:r>
      <w:proofErr w:type="spellEnd"/>
      <w:r>
        <w:t xml:space="preserve"> </w:t>
      </w:r>
      <w:proofErr w:type="spellStart"/>
      <w:r>
        <w:t>of</w:t>
      </w:r>
      <w:proofErr w:type="spellEnd"/>
      <w:r>
        <w:t xml:space="preserve"> </w:t>
      </w:r>
      <w:proofErr w:type="spellStart"/>
      <w:r>
        <w:t>motion</w:t>
      </w:r>
      <w:proofErr w:type="spellEnd"/>
      <w:r>
        <w:t xml:space="preserve"> (</w:t>
      </w:r>
      <w:proofErr w:type="spellStart"/>
      <w:r>
        <w:t>max</w:t>
      </w:r>
      <w:proofErr w:type="spellEnd"/>
      <w:r>
        <w:t xml:space="preserve"> minus min?)</w:t>
      </w:r>
    </w:p>
  </w:comment>
  <w:comment w:id="45" w:author="Brisson, Nicholas" w:date="2024-11-03T20:56:00Z" w:initials="BN">
    <w:p w14:paraId="0CC5C0ED" w14:textId="07FCC2E4" w:rsidR="00FE41D7" w:rsidRDefault="00FE41D7">
      <w:pPr>
        <w:pStyle w:val="CommentText"/>
      </w:pPr>
      <w:r>
        <w:rPr>
          <w:rStyle w:val="CommentReference"/>
        </w:rPr>
        <w:annotationRef/>
      </w:r>
      <w:proofErr w:type="spellStart"/>
      <w:r>
        <w:t>Whats</w:t>
      </w:r>
      <w:proofErr w:type="spellEnd"/>
      <w:r>
        <w:t xml:space="preserve"> </w:t>
      </w:r>
      <w:proofErr w:type="spellStart"/>
      <w:r>
        <w:t>this</w:t>
      </w:r>
      <w:proofErr w:type="spellEnd"/>
      <w:r>
        <w:t>?</w:t>
      </w:r>
    </w:p>
  </w:comment>
  <w:comment w:id="39" w:author="Brisson, Nicholas" w:date="2024-11-03T20:57:00Z" w:initials="BN">
    <w:p w14:paraId="3018A56C" w14:textId="2C73496A" w:rsidR="00FE41D7" w:rsidRDefault="00FE41D7">
      <w:pPr>
        <w:pStyle w:val="CommentText"/>
      </w:pPr>
      <w:r>
        <w:rPr>
          <w:rStyle w:val="CommentReference"/>
        </w:rPr>
        <w:annotationRef/>
      </w:r>
      <w:r>
        <w:t xml:space="preserve">Same </w:t>
      </w:r>
      <w:proofErr w:type="spellStart"/>
      <w:r>
        <w:t>commetn</w:t>
      </w:r>
      <w:proofErr w:type="spellEnd"/>
      <w:r>
        <w:t xml:space="preserve"> a </w:t>
      </w:r>
      <w:proofErr w:type="spellStart"/>
      <w:proofErr w:type="gramStart"/>
      <w:r>
        <w:t>above</w:t>
      </w:r>
      <w:proofErr w:type="spellEnd"/>
      <w:r>
        <w:t xml:space="preserve">  </w:t>
      </w:r>
      <w:proofErr w:type="spellStart"/>
      <w:r>
        <w:t>what</w:t>
      </w:r>
      <w:proofErr w:type="spellEnd"/>
      <w:proofErr w:type="gramEnd"/>
      <w:r>
        <w:t xml:space="preserve"> </w:t>
      </w:r>
      <w:proofErr w:type="spellStart"/>
      <w:r>
        <w:t>are</w:t>
      </w:r>
      <w:proofErr w:type="spellEnd"/>
      <w:r>
        <w:t xml:space="preserve"> </w:t>
      </w:r>
      <w:proofErr w:type="spellStart"/>
      <w:r>
        <w:t>these</w:t>
      </w:r>
      <w:proofErr w:type="spellEnd"/>
      <w:r>
        <w:t xml:space="preserve"> </w:t>
      </w:r>
      <w:proofErr w:type="spellStart"/>
      <w:r>
        <w:t>values</w:t>
      </w:r>
      <w:proofErr w:type="spellEnd"/>
      <w:r>
        <w:t xml:space="preserve">?? </w:t>
      </w:r>
      <w:proofErr w:type="spellStart"/>
      <w:r>
        <w:t>What</w:t>
      </w:r>
      <w:proofErr w:type="spellEnd"/>
      <w:r>
        <w:t xml:space="preserve"> </w:t>
      </w:r>
      <w:proofErr w:type="spellStart"/>
      <w:r>
        <w:t>are</w:t>
      </w:r>
      <w:proofErr w:type="spellEnd"/>
      <w:r>
        <w:t xml:space="preserve"> „</w:t>
      </w:r>
      <w:proofErr w:type="spellStart"/>
      <w:r>
        <w:t>measured</w:t>
      </w:r>
      <w:proofErr w:type="spellEnd"/>
      <w:r>
        <w:t xml:space="preserve"> </w:t>
      </w:r>
      <w:proofErr w:type="spellStart"/>
      <w:r>
        <w:t>kinematics</w:t>
      </w:r>
      <w:proofErr w:type="spellEnd"/>
      <w:r>
        <w:t>“?</w:t>
      </w:r>
    </w:p>
  </w:comment>
  <w:comment w:id="67" w:author="Brisson, Nicholas" w:date="2024-11-03T21:11:00Z" w:initials="BN">
    <w:p w14:paraId="3C9D81A7" w14:textId="303FB230" w:rsidR="00E11DF3" w:rsidRDefault="00E11DF3">
      <w:pPr>
        <w:pStyle w:val="CommentText"/>
      </w:pPr>
      <w:r>
        <w:rPr>
          <w:rStyle w:val="CommentReference"/>
        </w:rPr>
        <w:annotationRef/>
      </w:r>
      <w:r>
        <w:t xml:space="preserve">Maybe </w:t>
      </w:r>
      <w:proofErr w:type="spellStart"/>
      <w:r>
        <w:t>refs</w:t>
      </w:r>
      <w:proofErr w:type="spellEnd"/>
      <w:r>
        <w:t xml:space="preserve"> </w:t>
      </w:r>
      <w:proofErr w:type="spellStart"/>
      <w:r>
        <w:t>for</w:t>
      </w:r>
      <w:proofErr w:type="spellEnd"/>
      <w:r>
        <w:t xml:space="preserve"> </w:t>
      </w:r>
      <w:proofErr w:type="spellStart"/>
      <w:r>
        <w:t>this</w:t>
      </w:r>
      <w:proofErr w:type="spellEnd"/>
      <w:r>
        <w:t>?</w:t>
      </w:r>
    </w:p>
  </w:comment>
  <w:comment w:id="70" w:author="Brisson, Nicholas" w:date="2024-11-03T21:08:00Z" w:initials="BN">
    <w:p w14:paraId="3AD38892" w14:textId="3226642D" w:rsidR="00784C93" w:rsidRDefault="00784C93">
      <w:pPr>
        <w:pStyle w:val="CommentText"/>
      </w:pPr>
      <w:r>
        <w:rPr>
          <w:rStyle w:val="CommentReference"/>
        </w:rPr>
        <w:annotationRef/>
      </w:r>
      <w:r>
        <w:t xml:space="preserve">This </w:t>
      </w:r>
      <w:proofErr w:type="spellStart"/>
      <w:r>
        <w:t>is</w:t>
      </w:r>
      <w:proofErr w:type="spellEnd"/>
      <w:r>
        <w:t xml:space="preserve"> </w:t>
      </w:r>
      <w:proofErr w:type="spellStart"/>
      <w:r>
        <w:t>oddly</w:t>
      </w:r>
      <w:proofErr w:type="spellEnd"/>
      <w:r>
        <w:t xml:space="preserve"> </w:t>
      </w:r>
      <w:proofErr w:type="spellStart"/>
      <w:r>
        <w:t>written</w:t>
      </w:r>
      <w:proofErr w:type="spellEnd"/>
      <w:r>
        <w:t xml:space="preserve">. </w:t>
      </w:r>
      <w:proofErr w:type="spellStart"/>
      <w:r>
        <w:t>It</w:t>
      </w:r>
      <w:proofErr w:type="spellEnd"/>
      <w:r>
        <w:t xml:space="preserve"> </w:t>
      </w:r>
      <w:proofErr w:type="spellStart"/>
      <w:r>
        <w:t>should</w:t>
      </w:r>
      <w:proofErr w:type="spellEnd"/>
      <w:r>
        <w:t xml:space="preserve"> </w:t>
      </w:r>
      <w:proofErr w:type="spellStart"/>
      <w:r>
        <w:t>use</w:t>
      </w:r>
      <w:proofErr w:type="spellEnd"/>
      <w:r>
        <w:t xml:space="preserve"> </w:t>
      </w:r>
      <w:proofErr w:type="spellStart"/>
      <w:r>
        <w:t>the</w:t>
      </w:r>
      <w:proofErr w:type="spellEnd"/>
      <w:r>
        <w:t xml:space="preserve"> same </w:t>
      </w:r>
      <w:proofErr w:type="spellStart"/>
      <w:r>
        <w:t>order</w:t>
      </w:r>
      <w:proofErr w:type="spellEnd"/>
      <w:r>
        <w:t xml:space="preserve"> </w:t>
      </w:r>
      <w:proofErr w:type="spellStart"/>
      <w:r>
        <w:t>as</w:t>
      </w:r>
      <w:proofErr w:type="spellEnd"/>
      <w:r>
        <w:t xml:space="preserve"> in </w:t>
      </w:r>
      <w:proofErr w:type="spellStart"/>
      <w:r>
        <w:t>the</w:t>
      </w:r>
      <w:proofErr w:type="spellEnd"/>
      <w:r>
        <w:t xml:space="preserve"> </w:t>
      </w:r>
      <w:proofErr w:type="spellStart"/>
      <w:r>
        <w:t>synopsis</w:t>
      </w:r>
      <w:proofErr w:type="spellEnd"/>
      <w:r>
        <w:t xml:space="preserve">. And </w:t>
      </w:r>
      <w:proofErr w:type="spellStart"/>
      <w:r>
        <w:t>what</w:t>
      </w:r>
      <w:proofErr w:type="spellEnd"/>
      <w:r>
        <w:t xml:space="preserve"> ist he „</w:t>
      </w:r>
      <w:r w:rsidRPr="00586CC9">
        <w:rPr>
          <w:rFonts w:ascii="Times New Roman" w:hAnsi="Times New Roman" w:cs="Times New Roman"/>
          <w:lang w:val="en-US"/>
        </w:rPr>
        <w:t xml:space="preserve">angle between </w:t>
      </w:r>
      <w:r>
        <w:rPr>
          <w:rFonts w:ascii="Times New Roman" w:hAnsi="Times New Roman" w:cs="Times New Roman"/>
          <w:lang w:val="en-US"/>
        </w:rPr>
        <w:t xml:space="preserve">the </w:t>
      </w:r>
      <w:r w:rsidRPr="00586CC9">
        <w:rPr>
          <w:rFonts w:ascii="Times New Roman" w:hAnsi="Times New Roman" w:cs="Times New Roman"/>
          <w:lang w:val="en-US"/>
        </w:rPr>
        <w:t>tibia and femur</w:t>
      </w:r>
      <w:r>
        <w:rPr>
          <w:rFonts w:ascii="Times New Roman" w:hAnsi="Times New Roman" w:cs="Times New Roman"/>
          <w:lang w:val="en-US"/>
        </w:rPr>
        <w:t>”?? isn’t that just the flexion-extension angle?</w:t>
      </w:r>
    </w:p>
  </w:comment>
  <w:comment w:id="86" w:author="Brisson, Nicholas" w:date="2024-11-03T21:11:00Z" w:initials="BN">
    <w:p w14:paraId="30934881" w14:textId="0AB8AFC9" w:rsidR="00E11DF3" w:rsidRDefault="00E11DF3">
      <w:pPr>
        <w:pStyle w:val="CommentText"/>
      </w:pPr>
      <w:r>
        <w:rPr>
          <w:rStyle w:val="CommentReference"/>
        </w:rPr>
        <w:annotationRef/>
      </w:r>
      <w:r>
        <w:t xml:space="preserve">Can </w:t>
      </w:r>
      <w:proofErr w:type="spellStart"/>
      <w:r>
        <w:t>you</w:t>
      </w:r>
      <w:proofErr w:type="spellEnd"/>
      <w:r>
        <w:t xml:space="preserve"> </w:t>
      </w:r>
      <w:proofErr w:type="spellStart"/>
      <w:r>
        <w:t>add</w:t>
      </w:r>
      <w:proofErr w:type="spellEnd"/>
      <w:r>
        <w:t xml:space="preserve"> </w:t>
      </w:r>
      <w:proofErr w:type="spellStart"/>
      <w:r>
        <w:t>number</w:t>
      </w:r>
      <w:proofErr w:type="spellEnd"/>
      <w:r>
        <w:t xml:space="preserve"> </w:t>
      </w:r>
      <w:proofErr w:type="spellStart"/>
      <w:r>
        <w:t>of</w:t>
      </w:r>
      <w:proofErr w:type="spellEnd"/>
      <w:r>
        <w:t xml:space="preserve"> </w:t>
      </w:r>
      <w:proofErr w:type="spellStart"/>
      <w:r>
        <w:t>men</w:t>
      </w:r>
      <w:proofErr w:type="spellEnd"/>
      <w:r>
        <w:t xml:space="preserve"> and </w:t>
      </w:r>
      <w:proofErr w:type="spellStart"/>
      <w:r>
        <w:t>women</w:t>
      </w:r>
      <w:proofErr w:type="spellEnd"/>
    </w:p>
  </w:comment>
  <w:comment w:id="95" w:author="Brisson, Nicholas" w:date="2024-11-03T21:16:00Z" w:initials="BN">
    <w:p w14:paraId="2160BE80" w14:textId="557CA51C" w:rsidR="003509C7" w:rsidRDefault="003509C7">
      <w:pPr>
        <w:pStyle w:val="CommentText"/>
      </w:pPr>
      <w:r>
        <w:rPr>
          <w:rStyle w:val="CommentReference"/>
        </w:rPr>
        <w:annotationRef/>
      </w:r>
      <w:r>
        <w:t xml:space="preserve">Do </w:t>
      </w:r>
      <w:proofErr w:type="spellStart"/>
      <w:r>
        <w:t>you</w:t>
      </w:r>
      <w:proofErr w:type="spellEnd"/>
      <w:r>
        <w:t xml:space="preserve"> </w:t>
      </w:r>
      <w:proofErr w:type="spellStart"/>
      <w:r>
        <w:t>mean</w:t>
      </w:r>
      <w:proofErr w:type="spellEnd"/>
      <w:r>
        <w:t>: „</w:t>
      </w:r>
      <w:proofErr w:type="spellStart"/>
      <w:r>
        <w:t>anatomical</w:t>
      </w:r>
      <w:proofErr w:type="spellEnd"/>
      <w:r>
        <w:t xml:space="preserve"> </w:t>
      </w:r>
      <w:proofErr w:type="spellStart"/>
      <w:r>
        <w:t>landmarks</w:t>
      </w:r>
      <w:proofErr w:type="spellEnd"/>
      <w:r>
        <w:t>“?</w:t>
      </w:r>
    </w:p>
  </w:comment>
  <w:comment w:id="97" w:author="Brisson, Nicholas" w:date="2024-11-03T21:17:00Z" w:initials="BN">
    <w:p w14:paraId="46A2D81B" w14:textId="25F66B15" w:rsidR="003509C7" w:rsidRDefault="003509C7">
      <w:pPr>
        <w:pStyle w:val="CommentText"/>
      </w:pPr>
      <w:r>
        <w:rPr>
          <w:rStyle w:val="CommentReference"/>
        </w:rPr>
        <w:annotationRef/>
      </w:r>
      <w:proofErr w:type="spellStart"/>
      <w:r>
        <w:t>Unclear</w:t>
      </w:r>
      <w:proofErr w:type="spellEnd"/>
      <w:r>
        <w:t xml:space="preserve"> – WHAT </w:t>
      </w:r>
      <w:proofErr w:type="spellStart"/>
      <w:r>
        <w:t>segments</w:t>
      </w:r>
      <w:proofErr w:type="spellEnd"/>
      <w:r>
        <w:t xml:space="preserve">? </w:t>
      </w:r>
      <w:proofErr w:type="spellStart"/>
      <w:r>
        <w:t>Spell</w:t>
      </w:r>
      <w:proofErr w:type="spellEnd"/>
      <w:r>
        <w:t xml:space="preserve"> </w:t>
      </w:r>
      <w:proofErr w:type="spellStart"/>
      <w:r>
        <w:t>it</w:t>
      </w:r>
      <w:proofErr w:type="spellEnd"/>
      <w:r>
        <w:t xml:space="preserve"> out</w:t>
      </w:r>
    </w:p>
  </w:comment>
  <w:comment w:id="98" w:author="Brisson, Nicholas" w:date="2024-11-03T21:17:00Z" w:initials="BN">
    <w:p w14:paraId="7976CEF4" w14:textId="7F4E8D21" w:rsidR="003509C7" w:rsidRDefault="003509C7">
      <w:pPr>
        <w:pStyle w:val="CommentText"/>
      </w:pPr>
      <w:r>
        <w:rPr>
          <w:rStyle w:val="CommentReference"/>
        </w:rPr>
        <w:annotationRef/>
      </w:r>
      <w:r>
        <w:t xml:space="preserve">Same </w:t>
      </w:r>
      <w:proofErr w:type="spellStart"/>
      <w:r>
        <w:t>comment</w:t>
      </w:r>
      <w:proofErr w:type="spellEnd"/>
      <w:r>
        <w:t xml:space="preserve"> </w:t>
      </w:r>
      <w:proofErr w:type="spellStart"/>
      <w:r>
        <w:t>above</w:t>
      </w:r>
      <w:proofErr w:type="spellEnd"/>
      <w:r>
        <w:t xml:space="preserve"> – </w:t>
      </w:r>
      <w:proofErr w:type="spellStart"/>
      <w:r>
        <w:t>present</w:t>
      </w:r>
      <w:proofErr w:type="spellEnd"/>
      <w:r>
        <w:t xml:space="preserve"> in </w:t>
      </w:r>
      <w:proofErr w:type="spellStart"/>
      <w:r>
        <w:t>consistent</w:t>
      </w:r>
      <w:proofErr w:type="spellEnd"/>
      <w:r>
        <w:t xml:space="preserve"> </w:t>
      </w:r>
      <w:proofErr w:type="spellStart"/>
      <w:r>
        <w:t>order</w:t>
      </w:r>
      <w:proofErr w:type="spellEnd"/>
      <w:r>
        <w:t>/</w:t>
      </w:r>
      <w:proofErr w:type="spellStart"/>
      <w:r>
        <w:t>wording</w:t>
      </w:r>
      <w:proofErr w:type="spellEnd"/>
    </w:p>
  </w:comment>
  <w:comment w:id="99" w:author="Brisson, Nicholas" w:date="2024-11-03T21:19:00Z" w:initials="BN">
    <w:p w14:paraId="76A1009E" w14:textId="77777777" w:rsidR="00F6318C" w:rsidRDefault="00F6318C">
      <w:pPr>
        <w:pStyle w:val="CommentText"/>
      </w:pPr>
      <w:r>
        <w:rPr>
          <w:rStyle w:val="CommentReference"/>
        </w:rPr>
        <w:annotationRef/>
      </w:r>
      <w:proofErr w:type="spellStart"/>
      <w:r>
        <w:t>Unclear</w:t>
      </w:r>
      <w:proofErr w:type="spellEnd"/>
      <w:r>
        <w:t xml:space="preserve">. </w:t>
      </w:r>
      <w:proofErr w:type="spellStart"/>
      <w:r>
        <w:t>Normalized</w:t>
      </w:r>
      <w:proofErr w:type="spellEnd"/>
      <w:r>
        <w:t xml:space="preserve"> </w:t>
      </w:r>
      <w:proofErr w:type="spellStart"/>
      <w:r>
        <w:t>to</w:t>
      </w:r>
      <w:proofErr w:type="spellEnd"/>
      <w:r>
        <w:t xml:space="preserve"> WHAT ABOUT </w:t>
      </w:r>
      <w:proofErr w:type="spellStart"/>
      <w:r>
        <w:t>the</w:t>
      </w:r>
      <w:proofErr w:type="spellEnd"/>
      <w:r>
        <w:t xml:space="preserve"> </w:t>
      </w:r>
      <w:proofErr w:type="spellStart"/>
      <w:r>
        <w:t>percentage</w:t>
      </w:r>
      <w:proofErr w:type="spellEnd"/>
      <w:r>
        <w:t xml:space="preserve"> </w:t>
      </w:r>
      <w:proofErr w:type="spellStart"/>
      <w:r>
        <w:t>of</w:t>
      </w:r>
      <w:proofErr w:type="spellEnd"/>
      <w:r>
        <w:t xml:space="preserve"> </w:t>
      </w:r>
      <w:proofErr w:type="spellStart"/>
      <w:r>
        <w:t>flexion</w:t>
      </w:r>
      <w:proofErr w:type="spellEnd"/>
      <w:r>
        <w:t>?</w:t>
      </w:r>
    </w:p>
    <w:p w14:paraId="6782C1AA" w14:textId="77777777" w:rsidR="00F6318C" w:rsidRDefault="00F6318C">
      <w:pPr>
        <w:pStyle w:val="CommentText"/>
      </w:pPr>
    </w:p>
    <w:p w14:paraId="13269DBB" w14:textId="1D260CCA" w:rsidR="00F6318C" w:rsidRDefault="00F6318C">
      <w:pPr>
        <w:pStyle w:val="CommentText"/>
      </w:pPr>
      <w:r>
        <w:t xml:space="preserve">The % </w:t>
      </w:r>
      <w:proofErr w:type="spellStart"/>
      <w:r>
        <w:t>of</w:t>
      </w:r>
      <w:proofErr w:type="spellEnd"/>
      <w:r>
        <w:t xml:space="preserve"> MAX </w:t>
      </w:r>
      <w:proofErr w:type="spellStart"/>
      <w:r>
        <w:t>flexion</w:t>
      </w:r>
      <w:proofErr w:type="spellEnd"/>
      <w:r>
        <w:t xml:space="preserve">, </w:t>
      </w:r>
      <w:proofErr w:type="spellStart"/>
      <w:r>
        <w:t>or</w:t>
      </w:r>
      <w:proofErr w:type="spellEnd"/>
      <w:r>
        <w:t xml:space="preserve"> </w:t>
      </w:r>
      <w:proofErr w:type="spellStart"/>
      <w:r>
        <w:t>the</w:t>
      </w:r>
      <w:proofErr w:type="spellEnd"/>
      <w:r>
        <w:t xml:space="preserve"> % ROM?</w:t>
      </w:r>
    </w:p>
  </w:comment>
  <w:comment w:id="106" w:author="Martin Krämer" w:date="2024-11-03T17:28:00Z" w:initials="MK">
    <w:p w14:paraId="5C6A80F9" w14:textId="77777777" w:rsidR="00AE4234" w:rsidRDefault="00AE4234" w:rsidP="00AE4234">
      <w:pPr>
        <w:pStyle w:val="CommentText"/>
      </w:pPr>
      <w:r>
        <w:rPr>
          <w:rStyle w:val="CommentReference"/>
        </w:rPr>
        <w:annotationRef/>
      </w:r>
      <w:r>
        <w:t>@</w:t>
      </w:r>
      <w:proofErr w:type="spellStart"/>
      <w:r>
        <w:t>Aayush</w:t>
      </w:r>
      <w:proofErr w:type="spellEnd"/>
      <w:r>
        <w:t xml:space="preserve">, </w:t>
      </w:r>
      <w:proofErr w:type="spellStart"/>
      <w:r>
        <w:t>which</w:t>
      </w:r>
      <w:proofErr w:type="spellEnd"/>
      <w:r>
        <w:t xml:space="preserve"> </w:t>
      </w:r>
      <w:proofErr w:type="spellStart"/>
      <w:r>
        <w:t>bone</w:t>
      </w:r>
      <w:proofErr w:type="spellEnd"/>
      <w:r>
        <w:t xml:space="preserve">? Average </w:t>
      </w:r>
      <w:proofErr w:type="spellStart"/>
      <w:r>
        <w:t>over</w:t>
      </w:r>
      <w:proofErr w:type="spellEnd"/>
      <w:r>
        <w:t xml:space="preserve"> </w:t>
      </w:r>
      <w:proofErr w:type="spellStart"/>
      <w:r>
        <w:t>both</w:t>
      </w:r>
      <w:proofErr w:type="spellEnd"/>
      <w:r>
        <w:t>?</w:t>
      </w:r>
    </w:p>
  </w:comment>
  <w:comment w:id="114" w:author="Brisson, Nicholas" w:date="2024-11-03T21:35:00Z" w:initials="BN">
    <w:p w14:paraId="2BDF8D04" w14:textId="624BECE2" w:rsidR="00590285" w:rsidRDefault="00590285">
      <w:pPr>
        <w:pStyle w:val="CommentText"/>
      </w:pPr>
      <w:r>
        <w:rPr>
          <w:rStyle w:val="CommentReference"/>
        </w:rPr>
        <w:annotationRef/>
      </w:r>
      <w:proofErr w:type="spellStart"/>
      <w:r>
        <w:t>Whats</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this</w:t>
      </w:r>
      <w:proofErr w:type="spellEnd"/>
      <w:r>
        <w:t xml:space="preserve"> </w:t>
      </w:r>
      <w:proofErr w:type="spellStart"/>
      <w:r>
        <w:t>sentences</w:t>
      </w:r>
      <w:proofErr w:type="spellEnd"/>
      <w:r>
        <w:t xml:space="preserve"> and </w:t>
      </w:r>
      <w:proofErr w:type="spellStart"/>
      <w:r>
        <w:t>the</w:t>
      </w:r>
      <w:proofErr w:type="spellEnd"/>
      <w:r>
        <w:t xml:space="preserve"> last </w:t>
      </w:r>
      <w:proofErr w:type="spellStart"/>
      <w:r>
        <w:t>setence</w:t>
      </w:r>
      <w:proofErr w:type="spellEnd"/>
      <w:r>
        <w:t xml:space="preserve"> </w:t>
      </w:r>
      <w:proofErr w:type="spellStart"/>
      <w:r>
        <w:t>of</w:t>
      </w:r>
      <w:proofErr w:type="spellEnd"/>
      <w:r>
        <w:t xml:space="preserve"> </w:t>
      </w:r>
      <w:proofErr w:type="spellStart"/>
      <w:r>
        <w:t>this</w:t>
      </w:r>
      <w:proofErr w:type="spellEnd"/>
      <w:r>
        <w:t xml:space="preserve"> </w:t>
      </w:r>
      <w:proofErr w:type="spellStart"/>
      <w:r>
        <w:t>paragraph</w:t>
      </w:r>
      <w:proofErr w:type="spellEnd"/>
      <w:r>
        <w:t xml:space="preserve">?? I </w:t>
      </w:r>
      <w:proofErr w:type="spellStart"/>
      <w:r>
        <w:t>tink</w:t>
      </w:r>
      <w:proofErr w:type="spellEnd"/>
      <w:r>
        <w:t xml:space="preserve"> </w:t>
      </w:r>
      <w:proofErr w:type="spellStart"/>
      <w:r>
        <w:t>the</w:t>
      </w:r>
      <w:proofErr w:type="spellEnd"/>
      <w:r>
        <w:t xml:space="preserve"> last </w:t>
      </w:r>
      <w:proofErr w:type="spellStart"/>
      <w:r>
        <w:t>sentence</w:t>
      </w:r>
      <w:proofErr w:type="spellEnd"/>
      <w:r>
        <w:t xml:space="preserve"> </w:t>
      </w:r>
      <w:proofErr w:type="spellStart"/>
      <w:r>
        <w:t>is</w:t>
      </w:r>
      <w:proofErr w:type="spellEnd"/>
      <w:r>
        <w:t xml:space="preserve"> </w:t>
      </w:r>
      <w:proofErr w:type="spellStart"/>
      <w:r>
        <w:t>more</w:t>
      </w:r>
      <w:proofErr w:type="spellEnd"/>
      <w:r>
        <w:t xml:space="preserve"> </w:t>
      </w:r>
      <w:proofErr w:type="spellStart"/>
      <w:r>
        <w:t>detailed</w:t>
      </w:r>
      <w:proofErr w:type="spellEnd"/>
      <w:r>
        <w:t xml:space="preserve"> and </w:t>
      </w:r>
      <w:proofErr w:type="spellStart"/>
      <w:r>
        <w:t>accurate</w:t>
      </w:r>
      <w:proofErr w:type="spellEnd"/>
      <w:r>
        <w:t xml:space="preserve">, </w:t>
      </w:r>
      <w:proofErr w:type="spellStart"/>
      <w:r>
        <w:t>right</w:t>
      </w:r>
      <w:proofErr w:type="spellEnd"/>
      <w:r>
        <w:t xml:space="preserve">? </w:t>
      </w:r>
      <w:proofErr w:type="spellStart"/>
      <w:r>
        <w:t>If</w:t>
      </w:r>
      <w:proofErr w:type="spellEnd"/>
      <w:r>
        <w:t xml:space="preserve"> so, </w:t>
      </w:r>
      <w:proofErr w:type="spellStart"/>
      <w:r>
        <w:t>you</w:t>
      </w:r>
      <w:proofErr w:type="spellEnd"/>
      <w:r>
        <w:t xml:space="preserve"> </w:t>
      </w:r>
      <w:proofErr w:type="spellStart"/>
      <w:r>
        <w:t>could</w:t>
      </w:r>
      <w:proofErr w:type="spellEnd"/>
      <w:r>
        <w:t xml:space="preserve"> </w:t>
      </w:r>
      <w:proofErr w:type="spellStart"/>
      <w:r>
        <w:t>remove</w:t>
      </w:r>
      <w:proofErr w:type="spellEnd"/>
      <w:r>
        <w:t xml:space="preserve"> </w:t>
      </w:r>
      <w:proofErr w:type="spellStart"/>
      <w:r>
        <w:t>this</w:t>
      </w:r>
      <w:proofErr w:type="spellEnd"/>
      <w:r>
        <w:t xml:space="preserve"> </w:t>
      </w:r>
      <w:proofErr w:type="spellStart"/>
      <w:r>
        <w:t>first</w:t>
      </w:r>
      <w:proofErr w:type="spellEnd"/>
      <w:r>
        <w:t xml:space="preserve"> </w:t>
      </w:r>
      <w:proofErr w:type="spellStart"/>
      <w:r>
        <w:t>sentence</w:t>
      </w:r>
      <w:proofErr w:type="spellEnd"/>
      <w:r>
        <w:t xml:space="preserve">, and just </w:t>
      </w:r>
      <w:proofErr w:type="spellStart"/>
      <w:r>
        <w:t>refernce</w:t>
      </w:r>
      <w:proofErr w:type="spellEnd"/>
      <w:r>
        <w:t xml:space="preserve"> (Figure 4) at </w:t>
      </w:r>
      <w:proofErr w:type="spellStart"/>
      <w:r>
        <w:t>the</w:t>
      </w:r>
      <w:proofErr w:type="spellEnd"/>
      <w:r>
        <w:t xml:space="preserve"> end oft he </w:t>
      </w:r>
      <w:proofErr w:type="spellStart"/>
      <w:r>
        <w:t>paragraph</w:t>
      </w:r>
      <w:proofErr w:type="spellEnd"/>
      <w:r>
        <w:t>.</w:t>
      </w:r>
    </w:p>
  </w:comment>
  <w:comment w:id="123" w:author="Brisson, Nicholas" w:date="2024-11-03T21:26:00Z" w:initials="BN">
    <w:p w14:paraId="7654D4B5" w14:textId="298BDDDD" w:rsidR="00965CD3" w:rsidRDefault="00965CD3">
      <w:pPr>
        <w:pStyle w:val="CommentText"/>
      </w:pPr>
      <w:r>
        <w:rPr>
          <w:rStyle w:val="CommentReference"/>
        </w:rPr>
        <w:annotationRef/>
      </w:r>
      <w:r>
        <w:t xml:space="preserve">Same </w:t>
      </w:r>
      <w:proofErr w:type="spellStart"/>
      <w:r>
        <w:t>comment</w:t>
      </w:r>
      <w:proofErr w:type="spellEnd"/>
      <w:r>
        <w:t xml:space="preserve"> </w:t>
      </w:r>
      <w:proofErr w:type="spellStart"/>
      <w:r>
        <w:t>as</w:t>
      </w:r>
      <w:proofErr w:type="spellEnd"/>
      <w:r>
        <w:t xml:space="preserve"> </w:t>
      </w:r>
      <w:proofErr w:type="spellStart"/>
      <w:r>
        <w:t>above</w:t>
      </w:r>
      <w:proofErr w:type="spellEnd"/>
      <w:r>
        <w:t xml:space="preserve"> </w:t>
      </w:r>
      <w:proofErr w:type="spellStart"/>
      <w:r>
        <w:t>regarding</w:t>
      </w:r>
      <w:proofErr w:type="spellEnd"/>
      <w:r>
        <w:t xml:space="preserve"> </w:t>
      </w:r>
      <w:proofErr w:type="spellStart"/>
      <w:r>
        <w:t>wording</w:t>
      </w:r>
      <w:proofErr w:type="spellEnd"/>
      <w:r>
        <w:t>/</w:t>
      </w:r>
      <w:proofErr w:type="spellStart"/>
      <w:r>
        <w:t>consistency</w:t>
      </w:r>
      <w:proofErr w:type="spellEnd"/>
    </w:p>
  </w:comment>
  <w:comment w:id="125" w:author="Brisson, Nicholas" w:date="2024-11-03T21:25:00Z" w:initials="BN">
    <w:p w14:paraId="7B77F6C0" w14:textId="5030E3E9" w:rsidR="00965CD3" w:rsidRDefault="00965CD3">
      <w:pPr>
        <w:pStyle w:val="CommentText"/>
      </w:pPr>
      <w:r>
        <w:rPr>
          <w:rStyle w:val="CommentReference"/>
        </w:rPr>
        <w:annotationRef/>
      </w:r>
      <w:r>
        <w:t xml:space="preserve">I </w:t>
      </w:r>
      <w:proofErr w:type="spellStart"/>
      <w:r>
        <w:t>changed</w:t>
      </w:r>
      <w:proofErr w:type="spellEnd"/>
      <w:r>
        <w:t xml:space="preserve"> all </w:t>
      </w:r>
      <w:proofErr w:type="spellStart"/>
      <w:r>
        <w:t>these</w:t>
      </w:r>
      <w:proofErr w:type="spellEnd"/>
      <w:r>
        <w:t xml:space="preserve"> </w:t>
      </w:r>
      <w:proofErr w:type="spellStart"/>
      <w:r>
        <w:t>values</w:t>
      </w:r>
      <w:proofErr w:type="spellEnd"/>
      <w:r>
        <w:t xml:space="preserve"> </w:t>
      </w:r>
      <w:proofErr w:type="spellStart"/>
      <w:r>
        <w:t>to</w:t>
      </w:r>
      <w:proofErr w:type="spellEnd"/>
      <w:r>
        <w:t xml:space="preserve"> 1 </w:t>
      </w:r>
      <w:proofErr w:type="spellStart"/>
      <w:r>
        <w:t>decimal</w:t>
      </w:r>
      <w:proofErr w:type="spellEnd"/>
      <w:r>
        <w:t xml:space="preserve">. The </w:t>
      </w:r>
      <w:proofErr w:type="spellStart"/>
      <w:r>
        <w:t>instrument</w:t>
      </w:r>
      <w:proofErr w:type="spellEnd"/>
      <w:r>
        <w:t xml:space="preserve"> </w:t>
      </w:r>
      <w:proofErr w:type="spellStart"/>
      <w:r>
        <w:t>is</w:t>
      </w:r>
      <w:proofErr w:type="spellEnd"/>
      <w:r>
        <w:t xml:space="preserve"> not </w:t>
      </w:r>
      <w:proofErr w:type="spellStart"/>
      <w:r>
        <w:t>precise</w:t>
      </w:r>
      <w:proofErr w:type="spellEnd"/>
      <w:r>
        <w:t xml:space="preserve"> </w:t>
      </w:r>
      <w:proofErr w:type="spellStart"/>
      <w:r>
        <w:t>enough</w:t>
      </w:r>
      <w:proofErr w:type="spellEnd"/>
      <w:r>
        <w:t xml:space="preserve"> </w:t>
      </w:r>
      <w:proofErr w:type="spellStart"/>
      <w:r>
        <w:t>to</w:t>
      </w:r>
      <w:proofErr w:type="spellEnd"/>
      <w:r>
        <w:t xml:space="preserve"> </w:t>
      </w:r>
      <w:proofErr w:type="spellStart"/>
      <w:r>
        <w:t>give</w:t>
      </w:r>
      <w:proofErr w:type="spellEnd"/>
      <w:r>
        <w:t xml:space="preserve"> 2 </w:t>
      </w:r>
      <w:proofErr w:type="spellStart"/>
      <w:r>
        <w:t>decimal</w:t>
      </w:r>
      <w:proofErr w:type="spellEnd"/>
      <w:r>
        <w:t xml:space="preserve"> </w:t>
      </w:r>
      <w:proofErr w:type="spellStart"/>
      <w:r>
        <w:t>places</w:t>
      </w:r>
      <w:proofErr w:type="spellEnd"/>
      <w:r>
        <w:t xml:space="preserve">… </w:t>
      </w:r>
    </w:p>
  </w:comment>
  <w:comment w:id="124" w:author="Brisson, Nicholas" w:date="2024-11-03T21:31:00Z" w:initials="BN">
    <w:p w14:paraId="304D2FB6" w14:textId="4C6F0EA7" w:rsidR="00590285" w:rsidRDefault="00590285">
      <w:pPr>
        <w:pStyle w:val="CommentText"/>
      </w:pPr>
      <w:r>
        <w:rPr>
          <w:rStyle w:val="CommentReference"/>
        </w:rPr>
        <w:annotationRef/>
      </w:r>
      <w:proofErr w:type="spellStart"/>
      <w:r>
        <w:t>Unclear</w:t>
      </w:r>
      <w:proofErr w:type="spellEnd"/>
      <w:r>
        <w:t xml:space="preserve"> – </w:t>
      </w:r>
      <w:proofErr w:type="spellStart"/>
      <w:r>
        <w:t>changed</w:t>
      </w:r>
      <w:proofErr w:type="spellEnd"/>
      <w:r>
        <w:t xml:space="preserve"> </w:t>
      </w:r>
      <w:proofErr w:type="spellStart"/>
      <w:r>
        <w:t>by</w:t>
      </w:r>
      <w:proofErr w:type="spellEnd"/>
      <w:r>
        <w:t xml:space="preserve"> </w:t>
      </w:r>
      <w:proofErr w:type="spellStart"/>
      <w:r>
        <w:t>that</w:t>
      </w:r>
      <w:proofErr w:type="spellEnd"/>
      <w:r>
        <w:t xml:space="preserve"> </w:t>
      </w:r>
      <w:proofErr w:type="spellStart"/>
      <w:r>
        <w:t>much</w:t>
      </w:r>
      <w:proofErr w:type="spellEnd"/>
      <w:r>
        <w:t xml:space="preserve"> </w:t>
      </w:r>
      <w:proofErr w:type="spellStart"/>
      <w:r>
        <w:t>during</w:t>
      </w:r>
      <w:proofErr w:type="spellEnd"/>
      <w:r>
        <w:t xml:space="preserve"> WHAT? Over </w:t>
      </w:r>
      <w:proofErr w:type="spellStart"/>
      <w:r>
        <w:t>the</w:t>
      </w:r>
      <w:proofErr w:type="spellEnd"/>
      <w:r>
        <w:t xml:space="preserve"> </w:t>
      </w:r>
      <w:proofErr w:type="spellStart"/>
      <w:r>
        <w:t>motion</w:t>
      </w:r>
      <w:proofErr w:type="spellEnd"/>
      <w:r>
        <w:t xml:space="preserve"> </w:t>
      </w:r>
      <w:proofErr w:type="spellStart"/>
      <w:r>
        <w:t>cycle</w:t>
      </w:r>
      <w:proofErr w:type="spellEnd"/>
      <w:r>
        <w:t xml:space="preserve">? </w:t>
      </w:r>
      <w:proofErr w:type="spellStart"/>
      <w:r>
        <w:t>Fom</w:t>
      </w:r>
      <w:proofErr w:type="spellEnd"/>
      <w:r>
        <w:t xml:space="preserve"> </w:t>
      </w:r>
      <w:proofErr w:type="spellStart"/>
      <w:r>
        <w:t>start</w:t>
      </w:r>
      <w:proofErr w:type="spellEnd"/>
      <w:r>
        <w:t xml:space="preserve"> </w:t>
      </w:r>
      <w:proofErr w:type="spellStart"/>
      <w:r>
        <w:t>to</w:t>
      </w:r>
      <w:proofErr w:type="spellEnd"/>
      <w:r>
        <w:t xml:space="preserve"> finish? </w:t>
      </w:r>
      <w:proofErr w:type="spellStart"/>
      <w:r>
        <w:t>From</w:t>
      </w:r>
      <w:proofErr w:type="spellEnd"/>
      <w:r>
        <w:t xml:space="preserve"> </w:t>
      </w:r>
      <w:proofErr w:type="spellStart"/>
      <w:r>
        <w:t>max</w:t>
      </w:r>
      <w:proofErr w:type="spellEnd"/>
      <w:r>
        <w:t xml:space="preserve"> </w:t>
      </w:r>
      <w:proofErr w:type="spellStart"/>
      <w:r>
        <w:t>knee</w:t>
      </w:r>
      <w:proofErr w:type="spellEnd"/>
      <w:r>
        <w:t xml:space="preserve"> </w:t>
      </w:r>
      <w:proofErr w:type="spellStart"/>
      <w:r>
        <w:t>flexion</w:t>
      </w:r>
      <w:proofErr w:type="spellEnd"/>
      <w:r>
        <w:t xml:space="preserve"> </w:t>
      </w:r>
      <w:proofErr w:type="spellStart"/>
      <w:r>
        <w:t>to</w:t>
      </w:r>
      <w:proofErr w:type="spellEnd"/>
      <w:r>
        <w:t xml:space="preserve"> </w:t>
      </w:r>
      <w:proofErr w:type="spellStart"/>
      <w:r>
        <w:t>max</w:t>
      </w:r>
      <w:proofErr w:type="spellEnd"/>
      <w:r>
        <w:t xml:space="preserve"> </w:t>
      </w:r>
      <w:proofErr w:type="spellStart"/>
      <w:r>
        <w:t>knee</w:t>
      </w:r>
      <w:proofErr w:type="spellEnd"/>
      <w:r>
        <w:t xml:space="preserve"> </w:t>
      </w:r>
      <w:proofErr w:type="spellStart"/>
      <w:r>
        <w:t>extension</w:t>
      </w:r>
      <w:proofErr w:type="spellEnd"/>
      <w:r>
        <w:t>?</w:t>
      </w:r>
    </w:p>
  </w:comment>
  <w:comment w:id="130" w:author="Brisson, Nicholas" w:date="2024-11-03T21:25:00Z" w:initials="BN">
    <w:p w14:paraId="7EA43749" w14:textId="14F0D62A" w:rsidR="00965CD3" w:rsidRDefault="00965CD3">
      <w:pPr>
        <w:pStyle w:val="CommentText"/>
      </w:pPr>
      <w:r>
        <w:rPr>
          <w:rStyle w:val="CommentReference"/>
        </w:rPr>
        <w:annotationRef/>
      </w:r>
      <w:r>
        <w:t xml:space="preserve">Check </w:t>
      </w:r>
      <w:proofErr w:type="spellStart"/>
      <w:r>
        <w:t>that</w:t>
      </w:r>
      <w:proofErr w:type="spellEnd"/>
      <w:r>
        <w:t xml:space="preserve"> 7.15 was not </w:t>
      </w:r>
      <w:proofErr w:type="spellStart"/>
      <w:r>
        <w:t>already</w:t>
      </w:r>
      <w:proofErr w:type="spellEnd"/>
      <w:r>
        <w:t xml:space="preserve"> </w:t>
      </w:r>
      <w:proofErr w:type="spellStart"/>
      <w:r>
        <w:t>rounded</w:t>
      </w:r>
      <w:proofErr w:type="spellEnd"/>
      <w:r>
        <w:t xml:space="preserve"> </w:t>
      </w:r>
      <w:proofErr w:type="spellStart"/>
      <w:r>
        <w:t>up</w:t>
      </w:r>
      <w:proofErr w:type="spellEnd"/>
      <w:r>
        <w:t xml:space="preserve"> </w:t>
      </w:r>
      <w:proofErr w:type="spellStart"/>
      <w:r>
        <w:t>from</w:t>
      </w:r>
      <w:proofErr w:type="spellEnd"/>
      <w:r>
        <w:t xml:space="preserve"> 7.14X… IF </w:t>
      </w:r>
      <w:proofErr w:type="spellStart"/>
      <w:r>
        <w:t>it</w:t>
      </w:r>
      <w:proofErr w:type="spellEnd"/>
      <w:r>
        <w:t xml:space="preserve"> was, </w:t>
      </w:r>
      <w:proofErr w:type="spellStart"/>
      <w:r>
        <w:t>then</w:t>
      </w:r>
      <w:proofErr w:type="spellEnd"/>
      <w:r>
        <w:t xml:space="preserve"> </w:t>
      </w:r>
      <w:proofErr w:type="spellStart"/>
      <w:r>
        <w:t>change</w:t>
      </w:r>
      <w:proofErr w:type="spellEnd"/>
      <w:r>
        <w:t xml:space="preserve"> </w:t>
      </w:r>
      <w:proofErr w:type="spellStart"/>
      <w:r>
        <w:t>this</w:t>
      </w:r>
      <w:proofErr w:type="spellEnd"/>
      <w:r>
        <w:t xml:space="preserve"> </w:t>
      </w:r>
      <w:proofErr w:type="spellStart"/>
      <w:r>
        <w:t>to</w:t>
      </w:r>
      <w:proofErr w:type="spellEnd"/>
      <w:r>
        <w:t xml:space="preserve"> 7.1°</w:t>
      </w:r>
    </w:p>
  </w:comment>
  <w:comment w:id="164" w:author="Brisson, Nicholas" w:date="2024-11-03T21:34:00Z" w:initials="BN">
    <w:p w14:paraId="1FD28075" w14:textId="1B5BCD4C" w:rsidR="00590285" w:rsidRDefault="00590285">
      <w:pPr>
        <w:pStyle w:val="CommentText"/>
      </w:pPr>
      <w:r>
        <w:rPr>
          <w:rStyle w:val="CommentReference"/>
        </w:rPr>
        <w:annotationRef/>
      </w:r>
      <w:proofErr w:type="spellStart"/>
      <w:r>
        <w:t>You</w:t>
      </w:r>
      <w:proofErr w:type="spellEnd"/>
      <w:r>
        <w:t xml:space="preserve"> </w:t>
      </w:r>
      <w:proofErr w:type="spellStart"/>
      <w:r>
        <w:t>should</w:t>
      </w:r>
      <w:proofErr w:type="spellEnd"/>
      <w:r>
        <w:t xml:space="preserve"> </w:t>
      </w:r>
      <w:proofErr w:type="spellStart"/>
      <w:r>
        <w:t>define</w:t>
      </w:r>
      <w:proofErr w:type="spellEnd"/>
      <w:r>
        <w:t xml:space="preserve"> </w:t>
      </w:r>
      <w:proofErr w:type="spellStart"/>
      <w:r>
        <w:t>earlier</w:t>
      </w:r>
      <w:proofErr w:type="spellEnd"/>
      <w:r>
        <w:t xml:space="preserve"> in </w:t>
      </w:r>
      <w:proofErr w:type="spellStart"/>
      <w:r>
        <w:t>the</w:t>
      </w:r>
      <w:proofErr w:type="spellEnd"/>
      <w:r>
        <w:t xml:space="preserve"> </w:t>
      </w:r>
      <w:proofErr w:type="spellStart"/>
      <w:r>
        <w:t>methods</w:t>
      </w:r>
      <w:proofErr w:type="spellEnd"/>
      <w:r>
        <w:t xml:space="preserve"> </w:t>
      </w:r>
      <w:proofErr w:type="spellStart"/>
      <w:r>
        <w:t>that</w:t>
      </w:r>
      <w:proofErr w:type="spellEnd"/>
      <w:r>
        <w:t xml:space="preserve"> </w:t>
      </w:r>
      <w:proofErr w:type="spellStart"/>
      <w:r>
        <w:t>the</w:t>
      </w:r>
      <w:proofErr w:type="spellEnd"/>
      <w:r>
        <w:t xml:space="preserve"> </w:t>
      </w:r>
      <w:proofErr w:type="spellStart"/>
      <w:r>
        <w:t>values</w:t>
      </w:r>
      <w:proofErr w:type="spellEnd"/>
      <w:r>
        <w:t xml:space="preserve"> </w:t>
      </w:r>
      <w:proofErr w:type="spellStart"/>
      <w:r>
        <w:t>you</w:t>
      </w:r>
      <w:proofErr w:type="spellEnd"/>
      <w:r>
        <w:t xml:space="preserve"> </w:t>
      </w:r>
      <w:proofErr w:type="spellStart"/>
      <w:r>
        <w:t>are</w:t>
      </w:r>
      <w:proofErr w:type="spellEnd"/>
      <w:r>
        <w:t xml:space="preserve"> </w:t>
      </w:r>
      <w:proofErr w:type="spellStart"/>
      <w:r>
        <w:t>reporting</w:t>
      </w:r>
      <w:proofErr w:type="spellEnd"/>
      <w:r>
        <w:t xml:space="preserve"> </w:t>
      </w:r>
      <w:proofErr w:type="spellStart"/>
      <w:r>
        <w:t>are</w:t>
      </w:r>
      <w:proofErr w:type="spellEnd"/>
      <w:r>
        <w:t xml:space="preserve"> </w:t>
      </w:r>
      <w:proofErr w:type="spellStart"/>
      <w:r>
        <w:t>the</w:t>
      </w:r>
      <w:proofErr w:type="spellEnd"/>
      <w:r>
        <w:t xml:space="preserve"> </w:t>
      </w:r>
      <w:proofErr w:type="spellStart"/>
      <w:r>
        <w:t>group</w:t>
      </w:r>
      <w:proofErr w:type="spellEnd"/>
      <w:r>
        <w:t xml:space="preserve"> </w:t>
      </w:r>
      <w:proofErr w:type="spellStart"/>
      <w:r>
        <w:t>means</w:t>
      </w:r>
      <w:proofErr w:type="spellEnd"/>
      <w:r>
        <w:t xml:space="preserve"> +/- SD</w:t>
      </w:r>
    </w:p>
  </w:comment>
  <w:comment w:id="151" w:author="Brisson, Nicholas" w:date="2024-11-03T21:55:00Z" w:initials="BN">
    <w:p w14:paraId="1600FAC6" w14:textId="6A6A4958" w:rsidR="0046111F" w:rsidRDefault="0046111F">
      <w:pPr>
        <w:pStyle w:val="CommentText"/>
      </w:pPr>
      <w:r>
        <w:rPr>
          <w:rStyle w:val="CommentReference"/>
        </w:rPr>
        <w:annotationRef/>
      </w:r>
      <w:r>
        <w:t xml:space="preserve">I </w:t>
      </w:r>
      <w:proofErr w:type="spellStart"/>
      <w:r>
        <w:t>think</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report </w:t>
      </w:r>
      <w:proofErr w:type="spellStart"/>
      <w:r>
        <w:t>the</w:t>
      </w:r>
      <w:proofErr w:type="spellEnd"/>
      <w:r>
        <w:t xml:space="preserve"> SDs </w:t>
      </w:r>
      <w:proofErr w:type="spellStart"/>
      <w:r>
        <w:t>here</w:t>
      </w:r>
      <w:proofErr w:type="spellEnd"/>
      <w:r>
        <w:t xml:space="preserve"> fort he </w:t>
      </w:r>
      <w:proofErr w:type="spellStart"/>
      <w:r>
        <w:t>exnteion</w:t>
      </w:r>
      <w:proofErr w:type="spellEnd"/>
      <w:r>
        <w:t xml:space="preserve"> and </w:t>
      </w:r>
      <w:proofErr w:type="spellStart"/>
      <w:r>
        <w:t>flexion</w:t>
      </w:r>
      <w:proofErr w:type="spellEnd"/>
      <w:r>
        <w:t xml:space="preserve"> </w:t>
      </w:r>
      <w:proofErr w:type="spellStart"/>
      <w:r>
        <w:t>phases</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next</w:t>
      </w:r>
      <w:proofErr w:type="spellEnd"/>
      <w:r>
        <w:t xml:space="preserve"> </w:t>
      </w:r>
      <w:proofErr w:type="spellStart"/>
      <w:r>
        <w:t>sentence</w:t>
      </w:r>
      <w:proofErr w:type="spellEnd"/>
      <w:r>
        <w:t xml:space="preserve"> </w:t>
      </w:r>
      <w:proofErr w:type="spellStart"/>
      <w:r>
        <w:t>refers</w:t>
      </w:r>
      <w:proofErr w:type="spellEnd"/>
      <w:r>
        <w:t xml:space="preserve"> </w:t>
      </w:r>
      <w:proofErr w:type="spellStart"/>
      <w:r>
        <w:t>to</w:t>
      </w:r>
      <w:proofErr w:type="spellEnd"/>
      <w:r>
        <w:t xml:space="preserve"> </w:t>
      </w:r>
      <w:proofErr w:type="spellStart"/>
      <w:r>
        <w:t>those</w:t>
      </w:r>
      <w:proofErr w:type="spellEnd"/>
      <w:r>
        <w:t xml:space="preserve"> </w:t>
      </w:r>
      <w:proofErr w:type="spellStart"/>
      <w:r>
        <w:t>values</w:t>
      </w:r>
      <w:proofErr w:type="spellEnd"/>
      <w:r>
        <w:t xml:space="preserve"> (and </w:t>
      </w:r>
      <w:proofErr w:type="spellStart"/>
      <w:r>
        <w:t>it’s</w:t>
      </w:r>
      <w:proofErr w:type="spellEnd"/>
      <w:r>
        <w:t xml:space="preserve"> impossible </w:t>
      </w:r>
      <w:proofErr w:type="spellStart"/>
      <w:r>
        <w:t>to</w:t>
      </w:r>
      <w:proofErr w:type="spellEnd"/>
      <w:r>
        <w:t xml:space="preserve"> </w:t>
      </w:r>
      <w:proofErr w:type="spellStart"/>
      <w:r>
        <w:t>determine</w:t>
      </w:r>
      <w:proofErr w:type="spellEnd"/>
      <w:r>
        <w:t xml:space="preserve"> </w:t>
      </w:r>
      <w:proofErr w:type="spellStart"/>
      <w:r>
        <w:t>this</w:t>
      </w:r>
      <w:proofErr w:type="spellEnd"/>
      <w:r>
        <w:t xml:space="preserve"> </w:t>
      </w:r>
      <w:proofErr w:type="spellStart"/>
      <w:r>
        <w:t>by</w:t>
      </w:r>
      <w:proofErr w:type="spellEnd"/>
      <w:r>
        <w:t xml:space="preserve"> </w:t>
      </w:r>
      <w:proofErr w:type="spellStart"/>
      <w:r>
        <w:t>looking</w:t>
      </w:r>
      <w:proofErr w:type="spellEnd"/>
      <w:r>
        <w:t xml:space="preserve"> at </w:t>
      </w:r>
      <w:proofErr w:type="spellStart"/>
      <w:r>
        <w:t>the</w:t>
      </w:r>
      <w:proofErr w:type="spellEnd"/>
      <w:r>
        <w:t xml:space="preserve"> </w:t>
      </w:r>
      <w:proofErr w:type="spellStart"/>
      <w:r>
        <w:t>graphs</w:t>
      </w:r>
      <w:proofErr w:type="spellEnd"/>
      <w:r>
        <w:t>/</w:t>
      </w:r>
      <w:proofErr w:type="spellStart"/>
      <w:r>
        <w:t>fig</w:t>
      </w:r>
      <w:proofErr w:type="spellEnd"/>
      <w:r>
        <w:t xml:space="preserve"> 4)</w:t>
      </w:r>
      <w:bookmarkStart w:id="165" w:name="_GoBack"/>
      <w:bookmarkEnd w:id="165"/>
    </w:p>
  </w:comment>
  <w:comment w:id="166" w:author="Brisson, Nicholas" w:date="2024-11-03T21:53:00Z" w:initials="BN">
    <w:p w14:paraId="5EBE3360" w14:textId="77777777" w:rsidR="0046111F" w:rsidRDefault="0046111F">
      <w:pPr>
        <w:pStyle w:val="CommentText"/>
      </w:pPr>
      <w:r>
        <w:rPr>
          <w:rStyle w:val="CommentReference"/>
        </w:rPr>
        <w:annotationRef/>
      </w:r>
      <w:r>
        <w:t xml:space="preserve">I </w:t>
      </w:r>
      <w:proofErr w:type="spellStart"/>
      <w:r>
        <w:t>think</w:t>
      </w:r>
      <w:proofErr w:type="spellEnd"/>
      <w:r>
        <w:t xml:space="preserve"> </w:t>
      </w:r>
      <w:proofErr w:type="spellStart"/>
      <w:r>
        <w:t>this</w:t>
      </w:r>
      <w:proofErr w:type="spellEnd"/>
      <w:r>
        <w:t xml:space="preserve"> </w:t>
      </w:r>
      <w:proofErr w:type="spellStart"/>
      <w:r>
        <w:t>is</w:t>
      </w:r>
      <w:proofErr w:type="spellEnd"/>
      <w:r>
        <w:t xml:space="preserve"> </w:t>
      </w:r>
      <w:proofErr w:type="spellStart"/>
      <w:r>
        <w:t>overstated</w:t>
      </w:r>
      <w:proofErr w:type="spellEnd"/>
      <w:r>
        <w:t xml:space="preserve">. </w:t>
      </w:r>
      <w:proofErr w:type="spellStart"/>
      <w:r>
        <w:t>You</w:t>
      </w:r>
      <w:proofErr w:type="spellEnd"/>
      <w:r>
        <w:t xml:space="preserve"> do not </w:t>
      </w:r>
      <w:proofErr w:type="spellStart"/>
      <w:r>
        <w:t>show</w:t>
      </w:r>
      <w:proofErr w:type="spellEnd"/>
      <w:r>
        <w:t xml:space="preserve"> </w:t>
      </w:r>
      <w:proofErr w:type="spellStart"/>
      <w:r>
        <w:t>any</w:t>
      </w:r>
      <w:proofErr w:type="spellEnd"/>
      <w:r>
        <w:t xml:space="preserve"> </w:t>
      </w:r>
      <w:proofErr w:type="spellStart"/>
      <w:r>
        <w:t>data</w:t>
      </w:r>
      <w:proofErr w:type="spellEnd"/>
      <w:r>
        <w:t xml:space="preserve"> </w:t>
      </w:r>
      <w:proofErr w:type="spellStart"/>
      <w:r>
        <w:t>that</w:t>
      </w:r>
      <w:proofErr w:type="spellEnd"/>
      <w:r>
        <w:t xml:space="preserve"> </w:t>
      </w:r>
      <w:proofErr w:type="spellStart"/>
      <w:r>
        <w:t>demonstrates</w:t>
      </w:r>
      <w:proofErr w:type="spellEnd"/>
      <w:r>
        <w:t xml:space="preserve"> </w:t>
      </w:r>
      <w:proofErr w:type="spellStart"/>
      <w:r>
        <w:t>this</w:t>
      </w:r>
      <w:proofErr w:type="spellEnd"/>
      <w:r>
        <w:t xml:space="preserve">. In </w:t>
      </w:r>
      <w:proofErr w:type="spellStart"/>
      <w:r>
        <w:t>your</w:t>
      </w:r>
      <w:proofErr w:type="spellEnd"/>
      <w:r>
        <w:t xml:space="preserve"> </w:t>
      </w:r>
      <w:proofErr w:type="spellStart"/>
      <w:r>
        <w:t>results</w:t>
      </w:r>
      <w:proofErr w:type="spellEnd"/>
      <w:r>
        <w:t xml:space="preserve">, </w:t>
      </w:r>
      <w:proofErr w:type="spellStart"/>
      <w:r>
        <w:t>you</w:t>
      </w:r>
      <w:proofErr w:type="spellEnd"/>
      <w:r>
        <w:t xml:space="preserve"> </w:t>
      </w:r>
      <w:proofErr w:type="spellStart"/>
      <w:r>
        <w:t>say</w:t>
      </w:r>
      <w:proofErr w:type="spellEnd"/>
      <w:r>
        <w:t xml:space="preserve"> semi-auto = </w:t>
      </w:r>
      <w:proofErr w:type="spellStart"/>
      <w:r>
        <w:t>manual</w:t>
      </w:r>
      <w:proofErr w:type="spellEnd"/>
      <w:r>
        <w:t xml:space="preserve"> fort he </w:t>
      </w:r>
      <w:proofErr w:type="spellStart"/>
      <w:r>
        <w:t>knee</w:t>
      </w:r>
      <w:proofErr w:type="spellEnd"/>
      <w:r>
        <w:t xml:space="preserve"> </w:t>
      </w:r>
      <w:proofErr w:type="spellStart"/>
      <w:r>
        <w:t>extension</w:t>
      </w:r>
      <w:proofErr w:type="spellEnd"/>
      <w:r>
        <w:t xml:space="preserve"> </w:t>
      </w:r>
      <w:proofErr w:type="spellStart"/>
      <w:r>
        <w:t>phase</w:t>
      </w:r>
      <w:proofErr w:type="spellEnd"/>
      <w:r>
        <w:t xml:space="preserve">. </w:t>
      </w:r>
    </w:p>
    <w:p w14:paraId="5D5EF937" w14:textId="77777777" w:rsidR="0046111F" w:rsidRDefault="0046111F">
      <w:pPr>
        <w:pStyle w:val="CommentText"/>
      </w:pPr>
    </w:p>
    <w:p w14:paraId="62DE34B1" w14:textId="77777777" w:rsidR="0046111F" w:rsidRDefault="0046111F">
      <w:pPr>
        <w:pStyle w:val="CommentText"/>
      </w:pPr>
      <w:r>
        <w:t xml:space="preserve">So </w:t>
      </w:r>
      <w:proofErr w:type="spellStart"/>
      <w:r>
        <w:t>here</w:t>
      </w:r>
      <w:proofErr w:type="spellEnd"/>
      <w:r>
        <w:t xml:space="preserve">, </w:t>
      </w:r>
      <w:proofErr w:type="spellStart"/>
      <w:r>
        <w:t>are</w:t>
      </w:r>
      <w:proofErr w:type="spellEnd"/>
      <w:r>
        <w:t xml:space="preserve"> </w:t>
      </w:r>
      <w:proofErr w:type="spellStart"/>
      <w:r>
        <w:t>you</w:t>
      </w:r>
      <w:proofErr w:type="spellEnd"/>
      <w:r>
        <w:t xml:space="preserve"> </w:t>
      </w:r>
      <w:proofErr w:type="spellStart"/>
      <w:r>
        <w:t>referring</w:t>
      </w:r>
      <w:proofErr w:type="spellEnd"/>
      <w:r>
        <w:t xml:space="preserve"> </w:t>
      </w:r>
      <w:proofErr w:type="spellStart"/>
      <w:r>
        <w:t>only</w:t>
      </w:r>
      <w:proofErr w:type="spellEnd"/>
      <w:r>
        <w:t xml:space="preserve"> tot he </w:t>
      </w:r>
      <w:proofErr w:type="spellStart"/>
      <w:r>
        <w:t>flexion</w:t>
      </w:r>
      <w:proofErr w:type="spellEnd"/>
      <w:r>
        <w:t xml:space="preserve"> </w:t>
      </w:r>
      <w:proofErr w:type="spellStart"/>
      <w:r>
        <w:t>phase</w:t>
      </w:r>
      <w:proofErr w:type="spellEnd"/>
      <w:r>
        <w:t xml:space="preserve">? </w:t>
      </w:r>
      <w:proofErr w:type="spellStart"/>
      <w:r>
        <w:t>If</w:t>
      </w:r>
      <w:proofErr w:type="spellEnd"/>
      <w:r>
        <w:t xml:space="preserve"> so, </w:t>
      </w:r>
      <w:proofErr w:type="spellStart"/>
      <w:r>
        <w:t>you</w:t>
      </w:r>
      <w:proofErr w:type="spellEnd"/>
      <w:r>
        <w:t xml:space="preserve"> </w:t>
      </w:r>
      <w:proofErr w:type="spellStart"/>
      <w:r>
        <w:t>should</w:t>
      </w:r>
      <w:proofErr w:type="spellEnd"/>
      <w:r>
        <w:t xml:space="preserve"> </w:t>
      </w:r>
      <w:proofErr w:type="spellStart"/>
      <w:r>
        <w:t>state</w:t>
      </w:r>
      <w:proofErr w:type="spellEnd"/>
      <w:r>
        <w:t xml:space="preserve"> </w:t>
      </w:r>
      <w:proofErr w:type="spellStart"/>
      <w:r>
        <w:t>this</w:t>
      </w:r>
      <w:proofErr w:type="spellEnd"/>
      <w:r>
        <w:t xml:space="preserve">. </w:t>
      </w:r>
    </w:p>
    <w:p w14:paraId="4ED04D52" w14:textId="77777777" w:rsidR="0046111F" w:rsidRDefault="0046111F">
      <w:pPr>
        <w:pStyle w:val="CommentText"/>
      </w:pPr>
    </w:p>
    <w:p w14:paraId="3BC700C6" w14:textId="77777777" w:rsidR="0046111F" w:rsidRDefault="0046111F">
      <w:pPr>
        <w:pStyle w:val="CommentText"/>
      </w:pPr>
      <w:r>
        <w:t xml:space="preserve">…and IF </w:t>
      </w:r>
      <w:proofErr w:type="spellStart"/>
      <w:r>
        <w:t>you</w:t>
      </w:r>
      <w:proofErr w:type="spellEnd"/>
      <w:r>
        <w:t xml:space="preserve"> </w:t>
      </w:r>
      <w:proofErr w:type="spellStart"/>
      <w:r>
        <w:t>are</w:t>
      </w:r>
      <w:proofErr w:type="spellEnd"/>
      <w:r>
        <w:t xml:space="preserve"> </w:t>
      </w:r>
      <w:proofErr w:type="spellStart"/>
      <w:r>
        <w:t>referring</w:t>
      </w:r>
      <w:proofErr w:type="spellEnd"/>
      <w:r>
        <w:t xml:space="preserve"> tot he </w:t>
      </w:r>
      <w:proofErr w:type="spellStart"/>
      <w:r>
        <w:t>flexion</w:t>
      </w:r>
      <w:proofErr w:type="spellEnd"/>
      <w:r>
        <w:t xml:space="preserve"> </w:t>
      </w:r>
      <w:proofErr w:type="spellStart"/>
      <w:r>
        <w:t>phase</w:t>
      </w:r>
      <w:proofErr w:type="spellEnd"/>
      <w:r>
        <w:t xml:space="preserve"> </w:t>
      </w:r>
      <w:proofErr w:type="spellStart"/>
      <w:r>
        <w:t>only</w:t>
      </w:r>
      <w:proofErr w:type="spellEnd"/>
      <w:r>
        <w:t xml:space="preserve">, </w:t>
      </w:r>
      <w:proofErr w:type="spellStart"/>
      <w:r>
        <w:t>then</w:t>
      </w:r>
      <w:proofErr w:type="spellEnd"/>
      <w:r>
        <w:t xml:space="preserve"> </w:t>
      </w:r>
      <w:proofErr w:type="spellStart"/>
      <w:r>
        <w:t>what</w:t>
      </w:r>
      <w:proofErr w:type="spellEnd"/>
      <w:r>
        <w:t xml:space="preserve"> </w:t>
      </w:r>
      <w:proofErr w:type="spellStart"/>
      <w:r>
        <w:t>specific</w:t>
      </w:r>
      <w:proofErr w:type="spellEnd"/>
      <w:r>
        <w:t xml:space="preserve"> </w:t>
      </w:r>
      <w:proofErr w:type="spellStart"/>
      <w:r>
        <w:t>values</w:t>
      </w:r>
      <w:proofErr w:type="spellEnd"/>
      <w:r>
        <w:t>/</w:t>
      </w:r>
      <w:proofErr w:type="spellStart"/>
      <w:r>
        <w:t>graphs</w:t>
      </w:r>
      <w:proofErr w:type="spellEnd"/>
      <w:r>
        <w:t xml:space="preserve"> </w:t>
      </w:r>
      <w:proofErr w:type="spellStart"/>
      <w:r>
        <w:t>are</w:t>
      </w:r>
      <w:proofErr w:type="spellEnd"/>
      <w:r>
        <w:t xml:space="preserve"> </w:t>
      </w:r>
      <w:proofErr w:type="spellStart"/>
      <w:r>
        <w:t>you</w:t>
      </w:r>
      <w:proofErr w:type="spellEnd"/>
      <w:r>
        <w:t xml:space="preserve"> </w:t>
      </w:r>
      <w:proofErr w:type="spellStart"/>
      <w:r>
        <w:t>basing</w:t>
      </w:r>
      <w:proofErr w:type="spellEnd"/>
      <w:r>
        <w:t xml:space="preserve"> </w:t>
      </w:r>
      <w:proofErr w:type="spellStart"/>
      <w:r>
        <w:t>this</w:t>
      </w:r>
      <w:proofErr w:type="spellEnd"/>
      <w:r>
        <w:t xml:space="preserve"> </w:t>
      </w:r>
      <w:proofErr w:type="spellStart"/>
      <w:r>
        <w:t>statement</w:t>
      </w:r>
      <w:proofErr w:type="spellEnd"/>
      <w:r>
        <w:t xml:space="preserve"> on??</w:t>
      </w:r>
    </w:p>
    <w:p w14:paraId="43753ED1" w14:textId="5C7583AB" w:rsidR="0046111F" w:rsidRDefault="0046111F">
      <w:pPr>
        <w:pStyle w:val="CommentText"/>
      </w:pPr>
    </w:p>
  </w:comment>
  <w:comment w:id="177" w:author="Brisson, Nicholas" w:date="2024-11-03T21:39:00Z" w:initials="BN">
    <w:p w14:paraId="28090DC3" w14:textId="59A5E753" w:rsidR="00E0348F" w:rsidRDefault="00E0348F" w:rsidP="00E0348F">
      <w:pPr>
        <w:jc w:val="both"/>
        <w:rPr>
          <w:rFonts w:ascii="Times New Roman" w:hAnsi="Times New Roman" w:cs="Times New Roman"/>
          <w:lang w:val="en-US"/>
        </w:rPr>
      </w:pPr>
      <w:r>
        <w:rPr>
          <w:rStyle w:val="CommentReference"/>
        </w:rPr>
        <w:annotationRef/>
      </w:r>
      <w:r w:rsidR="00D56AC1">
        <w:rPr>
          <w:rFonts w:ascii="Times New Roman" w:hAnsi="Times New Roman" w:cs="Times New Roman"/>
          <w:lang w:val="en-US"/>
        </w:rPr>
        <w:t>In the figure, “Connected-component” should be hyphenated.</w:t>
      </w:r>
    </w:p>
    <w:p w14:paraId="4CA83B49" w14:textId="6CF73B14" w:rsidR="00D56AC1" w:rsidRDefault="00D56AC1" w:rsidP="00E0348F">
      <w:pPr>
        <w:jc w:val="both"/>
        <w:rPr>
          <w:rFonts w:ascii="Times New Roman" w:hAnsi="Times New Roman" w:cs="Times New Roman"/>
          <w:lang w:val="en-US"/>
        </w:rPr>
      </w:pPr>
    </w:p>
    <w:p w14:paraId="63A26D1E" w14:textId="56F5B9B5" w:rsidR="00D56AC1" w:rsidRDefault="00D56AC1" w:rsidP="00E0348F">
      <w:pPr>
        <w:jc w:val="both"/>
        <w:rPr>
          <w:rFonts w:ascii="Times New Roman" w:hAnsi="Times New Roman" w:cs="Times New Roman"/>
          <w:lang w:val="en-US"/>
        </w:rPr>
      </w:pPr>
      <w:r>
        <w:rPr>
          <w:rFonts w:ascii="Times New Roman" w:hAnsi="Times New Roman" w:cs="Times New Roman"/>
          <w:lang w:val="en-US"/>
        </w:rPr>
        <w:t xml:space="preserve">“Establishment of reference points” should be changed to “Establishing reference points” (or updated wording according to my other comments). </w:t>
      </w:r>
    </w:p>
    <w:p w14:paraId="17300D14" w14:textId="29727BED" w:rsidR="00E0348F" w:rsidRDefault="00E0348F">
      <w:pPr>
        <w:pStyle w:val="CommentText"/>
      </w:pPr>
    </w:p>
  </w:comment>
  <w:comment w:id="184" w:author="Brisson, Nicholas" w:date="2024-11-03T21:41:00Z" w:initials="BN">
    <w:p w14:paraId="28683BB7" w14:textId="2BC8C803" w:rsidR="00D56AC1" w:rsidRDefault="00D56AC1">
      <w:pPr>
        <w:pStyle w:val="CommentText"/>
      </w:pPr>
      <w:r>
        <w:rPr>
          <w:rStyle w:val="CommentReference"/>
        </w:rPr>
        <w:annotationRef/>
      </w:r>
      <w:r>
        <w:t xml:space="preserve">In </w:t>
      </w:r>
      <w:proofErr w:type="spellStart"/>
      <w:r>
        <w:t>the</w:t>
      </w:r>
      <w:proofErr w:type="spellEnd"/>
      <w:r>
        <w:t xml:space="preserve"> </w:t>
      </w:r>
      <w:proofErr w:type="spellStart"/>
      <w:r>
        <w:t>main</w:t>
      </w:r>
      <w:proofErr w:type="spellEnd"/>
      <w:r>
        <w:t xml:space="preserve"> </w:t>
      </w:r>
      <w:proofErr w:type="spellStart"/>
      <w:r>
        <w:t>text</w:t>
      </w:r>
      <w:proofErr w:type="spellEnd"/>
      <w:r>
        <w:t xml:space="preserve">, </w:t>
      </w:r>
      <w:proofErr w:type="spellStart"/>
      <w:r>
        <w:t>you</w:t>
      </w:r>
      <w:proofErr w:type="spellEnd"/>
      <w:r>
        <w:t xml:space="preserve"> </w:t>
      </w:r>
      <w:proofErr w:type="spellStart"/>
      <w:r>
        <w:t>wrote</w:t>
      </w:r>
      <w:proofErr w:type="spellEnd"/>
      <w:r>
        <w:t xml:space="preserve"> „</w:t>
      </w:r>
      <w:proofErr w:type="spellStart"/>
      <w:r>
        <w:t>establishing</w:t>
      </w:r>
      <w:proofErr w:type="spellEnd"/>
      <w:r>
        <w:t xml:space="preserve">“ </w:t>
      </w:r>
      <w:proofErr w:type="spellStart"/>
      <w:r>
        <w:t>instead</w:t>
      </w:r>
      <w:proofErr w:type="spellEnd"/>
      <w:r>
        <w:t xml:space="preserve"> </w:t>
      </w:r>
      <w:proofErr w:type="spellStart"/>
      <w:r>
        <w:t>of</w:t>
      </w:r>
      <w:proofErr w:type="spellEnd"/>
      <w:r>
        <w:t xml:space="preserve"> </w:t>
      </w:r>
      <w:proofErr w:type="spellStart"/>
      <w:r>
        <w:t>extracting</w:t>
      </w:r>
      <w:proofErr w:type="spellEnd"/>
      <w:r>
        <w:t xml:space="preserve">. This </w:t>
      </w:r>
      <w:proofErr w:type="spellStart"/>
      <w:r>
        <w:t>doesnt</w:t>
      </w:r>
      <w:proofErr w:type="spellEnd"/>
      <w:r>
        <w:t xml:space="preserve"> </w:t>
      </w:r>
      <w:proofErr w:type="spellStart"/>
      <w:r>
        <w:t>mean</w:t>
      </w:r>
      <w:proofErr w:type="spellEnd"/>
      <w:r>
        <w:t xml:space="preserve"> </w:t>
      </w:r>
      <w:proofErr w:type="spellStart"/>
      <w:r>
        <w:t>the</w:t>
      </w:r>
      <w:proofErr w:type="spellEnd"/>
      <w:r>
        <w:t xml:space="preserve"> same </w:t>
      </w:r>
      <w:proofErr w:type="spellStart"/>
      <w:r>
        <w:t>thing</w:t>
      </w:r>
      <w:proofErr w:type="spellEnd"/>
      <w:r>
        <w:t>…</w:t>
      </w:r>
    </w:p>
  </w:comment>
  <w:comment w:id="241" w:author="Brisson, Nicholas" w:date="2024-11-03T21:49:00Z" w:initials="BN">
    <w:p w14:paraId="21AFB7EC" w14:textId="7BB89A59" w:rsidR="00D56AC1" w:rsidRDefault="00D56AC1">
      <w:pPr>
        <w:pStyle w:val="CommentText"/>
      </w:pPr>
      <w:r>
        <w:rPr>
          <w:rStyle w:val="CommentReference"/>
        </w:rPr>
        <w:annotationRef/>
      </w:r>
      <w:r>
        <w:t xml:space="preserve">Be </w:t>
      </w:r>
      <w:proofErr w:type="spellStart"/>
      <w:r>
        <w:t>more</w:t>
      </w:r>
      <w:proofErr w:type="spellEnd"/>
      <w:r>
        <w:t xml:space="preserve"> </w:t>
      </w:r>
      <w:proofErr w:type="spellStart"/>
      <w:r>
        <w:t>precise</w:t>
      </w:r>
      <w:proofErr w:type="spellEnd"/>
      <w:r>
        <w:t xml:space="preserve"> – </w:t>
      </w:r>
      <w:proofErr w:type="spellStart"/>
      <w:r>
        <w:t>is</w:t>
      </w:r>
      <w:proofErr w:type="spellEnd"/>
      <w:r>
        <w:t xml:space="preserve"> </w:t>
      </w:r>
      <w:proofErr w:type="spellStart"/>
      <w:r>
        <w:t>this</w:t>
      </w:r>
      <w:proofErr w:type="spellEnd"/>
      <w:r>
        <w:t xml:space="preserve"> </w:t>
      </w:r>
      <w:proofErr w:type="spellStart"/>
      <w:r>
        <w:t>the</w:t>
      </w:r>
      <w:proofErr w:type="spellEnd"/>
      <w:r>
        <w:t xml:space="preserve"> SD?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08F4D6" w15:done="0"/>
  <w15:commentEx w15:paraId="2EDE54A4" w15:done="0"/>
  <w15:commentEx w15:paraId="0CC5C0ED" w15:done="0"/>
  <w15:commentEx w15:paraId="3018A56C" w15:done="0"/>
  <w15:commentEx w15:paraId="3C9D81A7" w15:done="0"/>
  <w15:commentEx w15:paraId="3AD38892" w15:done="0"/>
  <w15:commentEx w15:paraId="30934881" w15:done="0"/>
  <w15:commentEx w15:paraId="2160BE80" w15:done="0"/>
  <w15:commentEx w15:paraId="46A2D81B" w15:done="0"/>
  <w15:commentEx w15:paraId="7976CEF4" w15:done="0"/>
  <w15:commentEx w15:paraId="13269DBB" w15:done="0"/>
  <w15:commentEx w15:paraId="5C6A80F9" w15:done="0"/>
  <w15:commentEx w15:paraId="2BDF8D04" w15:done="0"/>
  <w15:commentEx w15:paraId="7654D4B5" w15:done="0"/>
  <w15:commentEx w15:paraId="7B77F6C0" w15:done="0"/>
  <w15:commentEx w15:paraId="304D2FB6" w15:done="0"/>
  <w15:commentEx w15:paraId="7EA43749" w15:done="0"/>
  <w15:commentEx w15:paraId="1FD28075" w15:done="0"/>
  <w15:commentEx w15:paraId="1600FAC6" w15:done="0"/>
  <w15:commentEx w15:paraId="43753ED1" w15:done="0"/>
  <w15:commentEx w15:paraId="17300D14" w15:done="0"/>
  <w15:commentEx w15:paraId="28683BB7" w15:done="0"/>
  <w15:commentEx w15:paraId="21AFB7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16825C" w16cex:dateUtc="2024-11-03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08F4D6" w16cid:durableId="2AD26101"/>
  <w16cid:commentId w16cid:paraId="2EDE54A4" w16cid:durableId="2AD261BB"/>
  <w16cid:commentId w16cid:paraId="0CC5C0ED" w16cid:durableId="2AD261EE"/>
  <w16cid:commentId w16cid:paraId="3018A56C" w16cid:durableId="2AD26241"/>
  <w16cid:commentId w16cid:paraId="3C9D81A7" w16cid:durableId="2AD2656F"/>
  <w16cid:commentId w16cid:paraId="3AD38892" w16cid:durableId="2AD264BB"/>
  <w16cid:commentId w16cid:paraId="30934881" w16cid:durableId="2AD26581"/>
  <w16cid:commentId w16cid:paraId="2160BE80" w16cid:durableId="2AD266A9"/>
  <w16cid:commentId w16cid:paraId="46A2D81B" w16cid:durableId="2AD266D3"/>
  <w16cid:commentId w16cid:paraId="7976CEF4" w16cid:durableId="2AD266EA"/>
  <w16cid:commentId w16cid:paraId="13269DBB" w16cid:durableId="2AD26774"/>
  <w16cid:commentId w16cid:paraId="5C6A80F9" w16cid:durableId="6616825C"/>
  <w16cid:commentId w16cid:paraId="2BDF8D04" w16cid:durableId="2AD26B1F"/>
  <w16cid:commentId w16cid:paraId="7654D4B5" w16cid:durableId="2AD268FA"/>
  <w16cid:commentId w16cid:paraId="7B77F6C0" w16cid:durableId="2AD268BF"/>
  <w16cid:commentId w16cid:paraId="304D2FB6" w16cid:durableId="2AD26A33"/>
  <w16cid:commentId w16cid:paraId="7EA43749" w16cid:durableId="2AD268D6"/>
  <w16cid:commentId w16cid:paraId="1FD28075" w16cid:durableId="2AD26ACE"/>
  <w16cid:commentId w16cid:paraId="1600FAC6" w16cid:durableId="2AD26FDA"/>
  <w16cid:commentId w16cid:paraId="43753ED1" w16cid:durableId="2AD26F3F"/>
  <w16cid:commentId w16cid:paraId="17300D14" w16cid:durableId="2AD26C1F"/>
  <w16cid:commentId w16cid:paraId="28683BB7" w16cid:durableId="2AD26C7A"/>
  <w16cid:commentId w16cid:paraId="21AFB7EC" w16cid:durableId="2AD26E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3491E"/>
    <w:multiLevelType w:val="multilevel"/>
    <w:tmpl w:val="B56A3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sson, Nicholas">
    <w15:presenceInfo w15:providerId="AD" w15:userId="S-1-5-21-1057563376-1269908281-367356602-386962"/>
  </w15:person>
  <w15:person w15:author="Martin Krämer">
    <w15:presenceInfo w15:providerId="Windows Live" w15:userId="8c957fc60f0587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846"/>
    <w:rsid w:val="000001F7"/>
    <w:rsid w:val="000826A0"/>
    <w:rsid w:val="000A12B7"/>
    <w:rsid w:val="000E354C"/>
    <w:rsid w:val="002871B2"/>
    <w:rsid w:val="00302B46"/>
    <w:rsid w:val="003509C7"/>
    <w:rsid w:val="003969AB"/>
    <w:rsid w:val="003A140F"/>
    <w:rsid w:val="0046111F"/>
    <w:rsid w:val="004967A3"/>
    <w:rsid w:val="00534EFA"/>
    <w:rsid w:val="00576DA0"/>
    <w:rsid w:val="0058423C"/>
    <w:rsid w:val="00586CC9"/>
    <w:rsid w:val="00590285"/>
    <w:rsid w:val="005F6EE1"/>
    <w:rsid w:val="00607511"/>
    <w:rsid w:val="006973E8"/>
    <w:rsid w:val="006C635C"/>
    <w:rsid w:val="006D3568"/>
    <w:rsid w:val="00702012"/>
    <w:rsid w:val="00755873"/>
    <w:rsid w:val="00784C93"/>
    <w:rsid w:val="007A4146"/>
    <w:rsid w:val="007A614F"/>
    <w:rsid w:val="007E55AD"/>
    <w:rsid w:val="007E5C29"/>
    <w:rsid w:val="007F40D0"/>
    <w:rsid w:val="00842FC5"/>
    <w:rsid w:val="00870F86"/>
    <w:rsid w:val="00884864"/>
    <w:rsid w:val="008D3B9D"/>
    <w:rsid w:val="00965CD3"/>
    <w:rsid w:val="00A36B5D"/>
    <w:rsid w:val="00A40EC5"/>
    <w:rsid w:val="00A86C4D"/>
    <w:rsid w:val="00A92D83"/>
    <w:rsid w:val="00AE4234"/>
    <w:rsid w:val="00C4716B"/>
    <w:rsid w:val="00C77846"/>
    <w:rsid w:val="00D56AC1"/>
    <w:rsid w:val="00D64125"/>
    <w:rsid w:val="00E0348F"/>
    <w:rsid w:val="00E11DF3"/>
    <w:rsid w:val="00EE2818"/>
    <w:rsid w:val="00F31734"/>
    <w:rsid w:val="00F6318C"/>
    <w:rsid w:val="00F960FD"/>
    <w:rsid w:val="00FE41D7"/>
    <w:rsid w:val="00FE71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92FE3"/>
  <w15:chartTrackingRefBased/>
  <w15:docId w15:val="{6BC08016-F039-4FBE-8777-577FC100F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8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78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78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8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8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8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8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8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8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8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78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78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8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8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8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8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8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846"/>
    <w:rPr>
      <w:rFonts w:eastAsiaTheme="majorEastAsia" w:cstheme="majorBidi"/>
      <w:color w:val="272727" w:themeColor="text1" w:themeTint="D8"/>
    </w:rPr>
  </w:style>
  <w:style w:type="paragraph" w:styleId="Title">
    <w:name w:val="Title"/>
    <w:basedOn w:val="Normal"/>
    <w:next w:val="Normal"/>
    <w:link w:val="TitleChar"/>
    <w:uiPriority w:val="10"/>
    <w:qFormat/>
    <w:rsid w:val="00C778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8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8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8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846"/>
    <w:pPr>
      <w:spacing w:before="160"/>
      <w:jc w:val="center"/>
    </w:pPr>
    <w:rPr>
      <w:i/>
      <w:iCs/>
      <w:color w:val="404040" w:themeColor="text1" w:themeTint="BF"/>
    </w:rPr>
  </w:style>
  <w:style w:type="character" w:customStyle="1" w:styleId="QuoteChar">
    <w:name w:val="Quote Char"/>
    <w:basedOn w:val="DefaultParagraphFont"/>
    <w:link w:val="Quote"/>
    <w:uiPriority w:val="29"/>
    <w:rsid w:val="00C77846"/>
    <w:rPr>
      <w:i/>
      <w:iCs/>
      <w:color w:val="404040" w:themeColor="text1" w:themeTint="BF"/>
    </w:rPr>
  </w:style>
  <w:style w:type="paragraph" w:styleId="ListParagraph">
    <w:name w:val="List Paragraph"/>
    <w:basedOn w:val="Normal"/>
    <w:uiPriority w:val="34"/>
    <w:qFormat/>
    <w:rsid w:val="00C77846"/>
    <w:pPr>
      <w:ind w:left="720"/>
      <w:contextualSpacing/>
    </w:pPr>
  </w:style>
  <w:style w:type="character" w:styleId="IntenseEmphasis">
    <w:name w:val="Intense Emphasis"/>
    <w:basedOn w:val="DefaultParagraphFont"/>
    <w:uiPriority w:val="21"/>
    <w:qFormat/>
    <w:rsid w:val="00C77846"/>
    <w:rPr>
      <w:i/>
      <w:iCs/>
      <w:color w:val="0F4761" w:themeColor="accent1" w:themeShade="BF"/>
    </w:rPr>
  </w:style>
  <w:style w:type="paragraph" w:styleId="IntenseQuote">
    <w:name w:val="Intense Quote"/>
    <w:basedOn w:val="Normal"/>
    <w:next w:val="Normal"/>
    <w:link w:val="IntenseQuoteChar"/>
    <w:uiPriority w:val="30"/>
    <w:qFormat/>
    <w:rsid w:val="00C778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846"/>
    <w:rPr>
      <w:i/>
      <w:iCs/>
      <w:color w:val="0F4761" w:themeColor="accent1" w:themeShade="BF"/>
    </w:rPr>
  </w:style>
  <w:style w:type="character" w:styleId="IntenseReference">
    <w:name w:val="Intense Reference"/>
    <w:basedOn w:val="DefaultParagraphFont"/>
    <w:uiPriority w:val="32"/>
    <w:qFormat/>
    <w:rsid w:val="00C77846"/>
    <w:rPr>
      <w:b/>
      <w:bCs/>
      <w:smallCaps/>
      <w:color w:val="0F4761" w:themeColor="accent1" w:themeShade="BF"/>
      <w:spacing w:val="5"/>
    </w:rPr>
  </w:style>
  <w:style w:type="paragraph" w:styleId="Bibliography">
    <w:name w:val="Bibliography"/>
    <w:basedOn w:val="Normal"/>
    <w:next w:val="Normal"/>
    <w:uiPriority w:val="37"/>
    <w:unhideWhenUsed/>
    <w:rsid w:val="00586CC9"/>
    <w:pPr>
      <w:tabs>
        <w:tab w:val="left" w:pos="264"/>
      </w:tabs>
      <w:spacing w:after="240" w:line="240" w:lineRule="auto"/>
      <w:ind w:left="264" w:hanging="264"/>
    </w:pPr>
  </w:style>
  <w:style w:type="character" w:styleId="CommentReference">
    <w:name w:val="annotation reference"/>
    <w:basedOn w:val="DefaultParagraphFont"/>
    <w:uiPriority w:val="99"/>
    <w:semiHidden/>
    <w:unhideWhenUsed/>
    <w:rsid w:val="00AE4234"/>
    <w:rPr>
      <w:sz w:val="16"/>
      <w:szCs w:val="16"/>
    </w:rPr>
  </w:style>
  <w:style w:type="paragraph" w:styleId="CommentText">
    <w:name w:val="annotation text"/>
    <w:basedOn w:val="Normal"/>
    <w:link w:val="CommentTextChar"/>
    <w:uiPriority w:val="99"/>
    <w:unhideWhenUsed/>
    <w:rsid w:val="00AE4234"/>
    <w:pPr>
      <w:spacing w:line="240" w:lineRule="auto"/>
    </w:pPr>
    <w:rPr>
      <w:sz w:val="20"/>
      <w:szCs w:val="20"/>
    </w:rPr>
  </w:style>
  <w:style w:type="character" w:customStyle="1" w:styleId="CommentTextChar">
    <w:name w:val="Comment Text Char"/>
    <w:basedOn w:val="DefaultParagraphFont"/>
    <w:link w:val="CommentText"/>
    <w:uiPriority w:val="99"/>
    <w:rsid w:val="00AE4234"/>
    <w:rPr>
      <w:sz w:val="20"/>
      <w:szCs w:val="20"/>
    </w:rPr>
  </w:style>
  <w:style w:type="paragraph" w:styleId="CommentSubject">
    <w:name w:val="annotation subject"/>
    <w:basedOn w:val="CommentText"/>
    <w:next w:val="CommentText"/>
    <w:link w:val="CommentSubjectChar"/>
    <w:uiPriority w:val="99"/>
    <w:semiHidden/>
    <w:unhideWhenUsed/>
    <w:rsid w:val="00AE4234"/>
    <w:rPr>
      <w:b/>
      <w:bCs/>
    </w:rPr>
  </w:style>
  <w:style w:type="character" w:customStyle="1" w:styleId="CommentSubjectChar">
    <w:name w:val="Comment Subject Char"/>
    <w:basedOn w:val="CommentTextChar"/>
    <w:link w:val="CommentSubject"/>
    <w:uiPriority w:val="99"/>
    <w:semiHidden/>
    <w:rsid w:val="00AE4234"/>
    <w:rPr>
      <w:b/>
      <w:bCs/>
      <w:sz w:val="20"/>
      <w:szCs w:val="20"/>
    </w:rPr>
  </w:style>
  <w:style w:type="paragraph" w:styleId="BalloonText">
    <w:name w:val="Balloon Text"/>
    <w:basedOn w:val="Normal"/>
    <w:link w:val="BalloonTextChar"/>
    <w:uiPriority w:val="99"/>
    <w:semiHidden/>
    <w:unhideWhenUsed/>
    <w:rsid w:val="00FE41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41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498468">
      <w:bodyDiv w:val="1"/>
      <w:marLeft w:val="0"/>
      <w:marRight w:val="0"/>
      <w:marTop w:val="0"/>
      <w:marBottom w:val="0"/>
      <w:divBdr>
        <w:top w:val="none" w:sz="0" w:space="0" w:color="auto"/>
        <w:left w:val="none" w:sz="0" w:space="0" w:color="auto"/>
        <w:bottom w:val="none" w:sz="0" w:space="0" w:color="auto"/>
        <w:right w:val="none" w:sz="0" w:space="0" w:color="auto"/>
      </w:divBdr>
    </w:div>
    <w:div w:id="20484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3904</Words>
  <Characters>22254</Characters>
  <Application>Microsoft Office Word</Application>
  <DocSecurity>0</DocSecurity>
  <Lines>185</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Krämer</dc:creator>
  <cp:keywords/>
  <dc:description/>
  <cp:lastModifiedBy>Brisson, Nicholas</cp:lastModifiedBy>
  <cp:revision>32</cp:revision>
  <dcterms:created xsi:type="dcterms:W3CDTF">2024-10-09T13:36:00Z</dcterms:created>
  <dcterms:modified xsi:type="dcterms:W3CDTF">2024-11-03T20:56:00Z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4ee01d1b-157b-4844-802e-db0bf8ddd7ea</vt:lpwstr>
  </property>
  <property fmtid="{D5CDD505-2E9C-101B-9397-08002B2CF9AE}" pid="3" name="ZOTERO_PREF_1">
    <vt:lpwstr>&lt;data data-version="3" zotero-version="6.0.36"&gt;&lt;session id="AC4acamr"/&gt;&lt;style id="http://www.zotero.org/styles/american-medical-association" hasBibliography="1" bibliographyStyleHasBeenSet="1"/&gt;&lt;prefs&gt;&lt;pref name="fieldType" value="Field"/&gt;&lt;pref name="auto</vt:lpwstr>
  </property>
  <property fmtid="{D5CDD505-2E9C-101B-9397-08002B2CF9AE}" pid="4" name="ZOTERO_PREF_2">
    <vt:lpwstr>maticJournalAbbreviations" value="true"/&gt;&lt;/prefs&gt;&lt;/data&gt;</vt:lpwstr>
  </property>
</Properties>
</file>