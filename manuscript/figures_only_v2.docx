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27870" w14:textId="00DD64A7" w:rsidR="003B6BA5" w:rsidRDefault="00290D33">
      <w:r>
        <w:t xml:space="preserve">Figure 1 </w:t>
      </w:r>
    </w:p>
    <w:p w14:paraId="766E7F21" w14:textId="77777777" w:rsidR="003B6BA5" w:rsidRDefault="003B6BA5"/>
    <w:p w14:paraId="6940EA9E" w14:textId="18FABCE2" w:rsidR="003B6BA5" w:rsidRDefault="004B2F02">
      <w:commentRangeStart w:id="0"/>
      <w:r>
        <w:rPr>
          <w:noProof/>
        </w:rPr>
        <w:drawing>
          <wp:inline distT="0" distB="0" distL="0" distR="0" wp14:anchorId="7DF98A62" wp14:editId="0F8FE968">
            <wp:extent cx="5486400" cy="3657600"/>
            <wp:effectExtent l="0" t="0" r="0" b="0"/>
            <wp:docPr id="2031400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605BB7">
        <w:rPr>
          <w:rStyle w:val="CommentReference"/>
        </w:rPr>
        <w:commentReference w:id="0"/>
      </w:r>
    </w:p>
    <w:p w14:paraId="2FDADA52" w14:textId="22D4ECD0" w:rsidR="003B6BA5" w:rsidRDefault="00290D33">
      <w:r>
        <w:t xml:space="preserve">Figure 2 </w:t>
      </w:r>
    </w:p>
    <w:p w14:paraId="6E13F96B" w14:textId="0DBC22E6" w:rsidR="00706955" w:rsidRDefault="00706955"/>
    <w:p w14:paraId="1AFC875B" w14:textId="5B3C4F14" w:rsidR="003B6BA5" w:rsidRDefault="004B2F02">
      <w:commentRangeStart w:id="1"/>
      <w:r>
        <w:rPr>
          <w:noProof/>
        </w:rPr>
        <w:drawing>
          <wp:inline distT="0" distB="0" distL="0" distR="0" wp14:anchorId="33B293E6" wp14:editId="1A3481B4">
            <wp:extent cx="5722620" cy="1310640"/>
            <wp:effectExtent l="0" t="0" r="0" b="3810"/>
            <wp:docPr id="1991396762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96762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7273C3">
        <w:rPr>
          <w:rStyle w:val="CommentReference"/>
        </w:rPr>
        <w:commentReference w:id="1"/>
      </w:r>
    </w:p>
    <w:p w14:paraId="40506312" w14:textId="77777777" w:rsidR="00AD5005" w:rsidRDefault="00AD5005"/>
    <w:p w14:paraId="62EF806B" w14:textId="233F707B" w:rsidR="004B2F02" w:rsidRDefault="00AD5005">
      <w:commentRangeStart w:id="2"/>
      <w:commentRangeStart w:id="3"/>
      <w:commentRangeStart w:id="4"/>
      <w:commentRangeStart w:id="5"/>
      <w:commentRangeStart w:id="6"/>
      <w:del w:id="7" w:author="Aayush Nepal" w:date="2024-09-21T22:26:00Z" w16du:dateUtc="2024-09-21T20:26:00Z">
        <w:r w:rsidRPr="00AD5005" w:rsidDel="001B2561">
          <w:rPr>
            <w:noProof/>
          </w:rPr>
          <w:lastRenderedPageBreak/>
          <w:drawing>
            <wp:inline distT="0" distB="0" distL="0" distR="0" wp14:anchorId="2D8FB85F" wp14:editId="53CAD0F6">
              <wp:extent cx="5731510" cy="3820795"/>
              <wp:effectExtent l="0" t="0" r="2540" b="8255"/>
              <wp:docPr id="1551425241" name="Graphic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51425241" name=""/>
                      <pic:cNvPicPr/>
                    </pic:nvPicPr>
                    <pic:blipFill>
                      <a:blip r:embed="rId10">
                        <a:extLst>
                          <a:ext uri="{96DAC541-7B7A-43D3-8B79-37D633B846F1}">
                            <asvg:svgBlip xmlns:asvg="http://schemas.microsoft.com/office/drawing/2016/SVG/main" r:embed="rId11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820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2"/>
      <w:commentRangeEnd w:id="4"/>
      <w:commentRangeEnd w:id="5"/>
      <w:commentRangeEnd w:id="6"/>
      <w:r w:rsidR="00B46351">
        <w:rPr>
          <w:rStyle w:val="CommentReference"/>
        </w:rPr>
        <w:commentReference w:id="2"/>
      </w:r>
      <w:commentRangeEnd w:id="3"/>
      <w:r w:rsidR="00B46351">
        <w:rPr>
          <w:rStyle w:val="CommentReference"/>
        </w:rPr>
        <w:commentReference w:id="3"/>
      </w:r>
      <w:r w:rsidR="00A2652A">
        <w:rPr>
          <w:rStyle w:val="CommentReference"/>
        </w:rPr>
        <w:commentReference w:id="4"/>
      </w:r>
      <w:r w:rsidR="00B46351">
        <w:rPr>
          <w:rStyle w:val="CommentReference"/>
        </w:rPr>
        <w:commentReference w:id="5"/>
      </w:r>
      <w:r w:rsidR="007940D9">
        <w:rPr>
          <w:rStyle w:val="CommentReference"/>
        </w:rPr>
        <w:commentReference w:id="6"/>
      </w:r>
    </w:p>
    <w:p w14:paraId="28AEFEEB" w14:textId="7E9BBBDC" w:rsidR="00AD5005" w:rsidRDefault="00AD5005">
      <w:r>
        <w:t xml:space="preserve">Figure 4 </w:t>
      </w:r>
    </w:p>
    <w:p w14:paraId="3FA09C10" w14:textId="16EF2DCF" w:rsidR="004B2F02" w:rsidRDefault="00290D33">
      <w:commentRangeStart w:id="8"/>
      <w:del w:id="9" w:author="Aayush Nepal" w:date="2024-09-21T22:26:00Z" w16du:dateUtc="2024-09-21T20:26:00Z">
        <w:r w:rsidDel="001B2561">
          <w:rPr>
            <w:noProof/>
          </w:rPr>
          <w:drawing>
            <wp:inline distT="0" distB="0" distL="0" distR="0" wp14:anchorId="05A7899C" wp14:editId="70BD1FE9">
              <wp:extent cx="5730240" cy="3817620"/>
              <wp:effectExtent l="0" t="0" r="3810" b="0"/>
              <wp:docPr id="704586802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3817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End w:id="8"/>
      <w:r w:rsidR="00B46351">
        <w:rPr>
          <w:rStyle w:val="CommentReference"/>
        </w:rPr>
        <w:commentReference w:id="8"/>
      </w:r>
    </w:p>
    <w:p w14:paraId="3536F95F" w14:textId="6B75F84B" w:rsidR="00AD5005" w:rsidRDefault="00AD5005">
      <w:r>
        <w:t xml:space="preserve">Figure 5 </w:t>
      </w:r>
    </w:p>
    <w:p w14:paraId="0AC63922" w14:textId="79E9D7C8" w:rsidR="00AD5005" w:rsidRDefault="00E554C7">
      <w:del w:id="10" w:author="Aayush Nepal" w:date="2024-09-21T22:26:00Z" w16du:dateUtc="2024-09-21T20:26:00Z">
        <w:r w:rsidDel="001B2561">
          <w:rPr>
            <w:noProof/>
          </w:rPr>
          <w:lastRenderedPageBreak/>
          <w:drawing>
            <wp:inline distT="0" distB="0" distL="0" distR="0" wp14:anchorId="663D69C6" wp14:editId="1B07FFA1">
              <wp:extent cx="5730240" cy="3718560"/>
              <wp:effectExtent l="0" t="0" r="3810" b="0"/>
              <wp:docPr id="157434706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3718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6A4724E" w14:textId="77777777" w:rsidR="00A56DA9" w:rsidRDefault="00A56DA9"/>
    <w:p w14:paraId="15764BE0" w14:textId="77777777" w:rsidR="00A56DA9" w:rsidRDefault="00A56DA9"/>
    <w:p w14:paraId="261B5F9C" w14:textId="39A2A96E" w:rsidR="00A56DA9" w:rsidRDefault="001B2561">
      <w:r>
        <w:t>Figure 3</w:t>
      </w:r>
    </w:p>
    <w:p w14:paraId="584F4E41" w14:textId="46F69939" w:rsidR="00A56DA9" w:rsidRDefault="00A56DA9">
      <w:r w:rsidRPr="00A56DA9">
        <w:rPr>
          <w:noProof/>
        </w:rPr>
        <w:drawing>
          <wp:inline distT="0" distB="0" distL="0" distR="0" wp14:anchorId="7D610CE0" wp14:editId="4F44CD88">
            <wp:extent cx="6055007" cy="2018559"/>
            <wp:effectExtent l="0" t="0" r="3175" b="1270"/>
            <wp:docPr id="2731441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44115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103" cy="20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8DF9" w14:textId="52651AC0" w:rsidR="00A56DA9" w:rsidRDefault="00A56DA9"/>
    <w:p w14:paraId="618C89BE" w14:textId="09D38475" w:rsidR="00A56DA9" w:rsidRDefault="001B2561">
      <w:r>
        <w:t>Figure 4</w:t>
      </w:r>
    </w:p>
    <w:p w14:paraId="2D93CB88" w14:textId="7ACBC745" w:rsidR="00A56DA9" w:rsidRDefault="00A56DA9">
      <w:r>
        <w:rPr>
          <w:noProof/>
        </w:rPr>
        <w:lastRenderedPageBreak/>
        <w:drawing>
          <wp:inline distT="0" distB="0" distL="0" distR="0" wp14:anchorId="76A89B99" wp14:editId="635EB67C">
            <wp:extent cx="5731510" cy="2865755"/>
            <wp:effectExtent l="0" t="0" r="2540" b="0"/>
            <wp:docPr id="7403702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026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3F87" w14:textId="06092ACC" w:rsidR="001B2561" w:rsidRDefault="001B2561">
      <w:r>
        <w:t>Figure 5</w:t>
      </w:r>
    </w:p>
    <w:p w14:paraId="1B397107" w14:textId="352E2963" w:rsidR="00A56DA9" w:rsidRDefault="00A56DA9">
      <w:r w:rsidRPr="00A56DA9">
        <w:rPr>
          <w:noProof/>
        </w:rPr>
        <w:drawing>
          <wp:inline distT="0" distB="0" distL="0" distR="0" wp14:anchorId="0C36D8E7" wp14:editId="16702062">
            <wp:extent cx="5731510" cy="3439160"/>
            <wp:effectExtent l="0" t="0" r="2540" b="8890"/>
            <wp:docPr id="14255800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004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A28C" w14:textId="77777777" w:rsidR="00A56DA9" w:rsidRDefault="00A56DA9"/>
    <w:p w14:paraId="2878A00D" w14:textId="77777777" w:rsidR="00A56DA9" w:rsidRDefault="00A56DA9"/>
    <w:sectPr w:rsidR="00A56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artin Krämer" w:date="2024-09-09T17:28:00Z" w:initials="MK">
    <w:p w14:paraId="08DB43AC" w14:textId="77777777" w:rsidR="00605BB7" w:rsidRDefault="00605BB7" w:rsidP="00605BB7">
      <w:pPr>
        <w:pStyle w:val="CommentText"/>
      </w:pPr>
      <w:r>
        <w:rPr>
          <w:rStyle w:val="CommentReference"/>
        </w:rPr>
        <w:annotationRef/>
      </w:r>
      <w:r>
        <w:t>Maybe we can perform slight bias field correction before creating the figure? To make the images look nicer. The labels are also too big. Do you have a script that created this figure? Can you tell me where to find it?</w:t>
      </w:r>
    </w:p>
  </w:comment>
  <w:comment w:id="1" w:author="Martin Krämer" w:date="2024-09-09T17:54:00Z" w:initials="MK">
    <w:p w14:paraId="1F170C04" w14:textId="77777777" w:rsidR="007273C3" w:rsidRDefault="007273C3" w:rsidP="007273C3">
      <w:pPr>
        <w:pStyle w:val="CommentText"/>
      </w:pPr>
      <w:r>
        <w:rPr>
          <w:rStyle w:val="CommentReference"/>
        </w:rPr>
        <w:annotationRef/>
      </w:r>
      <w:r>
        <w:t>Why is the connected component labelling image showing an outline of the femur and skin and not of the femur and tibia?</w:t>
      </w:r>
    </w:p>
  </w:comment>
  <w:comment w:id="2" w:author="Martin Krämer" w:date="2024-09-11T20:18:00Z" w:initials="MK">
    <w:p w14:paraId="3F244EE6" w14:textId="77777777" w:rsidR="00B46351" w:rsidRDefault="00B46351" w:rsidP="00B46351">
      <w:pPr>
        <w:pStyle w:val="CommentText"/>
      </w:pPr>
      <w:r>
        <w:rPr>
          <w:rStyle w:val="CommentReference"/>
        </w:rPr>
        <w:annotationRef/>
      </w:r>
      <w:r>
        <w:t>Thinking about it, what about the raw translation and rotation parameters? How does phi and dx,dy look for manual vs. automatic?</w:t>
      </w:r>
    </w:p>
  </w:comment>
  <w:comment w:id="3" w:author="Martin Krämer" w:date="2024-09-11T20:18:00Z" w:initials="MK">
    <w:p w14:paraId="2B148B1D" w14:textId="77777777" w:rsidR="00B46351" w:rsidRDefault="00B46351" w:rsidP="00B46351">
      <w:pPr>
        <w:pStyle w:val="CommentText"/>
      </w:pPr>
      <w:r>
        <w:rPr>
          <w:rStyle w:val="CommentReference"/>
        </w:rPr>
        <w:annotationRef/>
      </w:r>
      <w:r>
        <w:t>Does it even make sense to look at this?</w:t>
      </w:r>
    </w:p>
  </w:comment>
  <w:comment w:id="4" w:author="Martin Krämer" w:date="2024-09-09T17:36:00Z" w:initials="MK">
    <w:p w14:paraId="0A0063EE" w14:textId="5DD192F7" w:rsidR="00A2652A" w:rsidRDefault="00A2652A" w:rsidP="00A2652A">
      <w:pPr>
        <w:pStyle w:val="CommentText"/>
      </w:pPr>
      <w:r>
        <w:rPr>
          <w:rStyle w:val="CommentReference"/>
        </w:rPr>
        <w:annotationRef/>
      </w:r>
      <w:r>
        <w:t>Can we just normalize the y-axis so that all of the graphs have 0° as a minimum?</w:t>
      </w:r>
    </w:p>
  </w:comment>
  <w:comment w:id="5" w:author="Martin Krämer" w:date="2024-09-11T20:23:00Z" w:initials="MK">
    <w:p w14:paraId="784B90E3" w14:textId="77777777" w:rsidR="00B46351" w:rsidRDefault="00B46351" w:rsidP="00B46351">
      <w:pPr>
        <w:pStyle w:val="CommentText"/>
      </w:pPr>
      <w:r>
        <w:rPr>
          <w:rStyle w:val="CommentReference"/>
        </w:rPr>
        <w:annotationRef/>
      </w:r>
      <w:r>
        <w:t xml:space="preserve">And then possibly put all the graphs in a single plot? Showing separate graphs for all datasets is silly in a real manuscript. </w:t>
      </w:r>
    </w:p>
  </w:comment>
  <w:comment w:id="6" w:author="Martin Krämer" w:date="2024-09-09T17:32:00Z" w:initials="MK">
    <w:p w14:paraId="5CA24E5E" w14:textId="26CA60BD" w:rsidR="007940D9" w:rsidRDefault="007940D9" w:rsidP="007940D9">
      <w:pPr>
        <w:pStyle w:val="CommentText"/>
      </w:pPr>
      <w:r>
        <w:rPr>
          <w:rStyle w:val="CommentReference"/>
        </w:rPr>
        <w:annotationRef/>
      </w:r>
      <w:r>
        <w:t>Why is Dataset 3 having an offset between Auto and Manual?</w:t>
      </w:r>
    </w:p>
  </w:comment>
  <w:comment w:id="8" w:author="Martin Krämer" w:date="2024-09-11T20:24:00Z" w:initials="MK">
    <w:p w14:paraId="0E159938" w14:textId="77777777" w:rsidR="00B46351" w:rsidRDefault="00B46351" w:rsidP="00B46351">
      <w:pPr>
        <w:pStyle w:val="CommentText"/>
      </w:pPr>
      <w:r>
        <w:rPr>
          <w:rStyle w:val="CommentReference"/>
        </w:rPr>
        <w:annotationRef/>
      </w:r>
      <w:r>
        <w:t>Can we put a number to this using some statistics like the variance?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8DB43AC" w15:done="0"/>
  <w15:commentEx w15:paraId="1F170C04" w15:done="0"/>
  <w15:commentEx w15:paraId="3F244EE6" w15:done="0"/>
  <w15:commentEx w15:paraId="2B148B1D" w15:paraIdParent="3F244EE6" w15:done="0"/>
  <w15:commentEx w15:paraId="0A0063EE" w15:done="0"/>
  <w15:commentEx w15:paraId="784B90E3" w15:paraIdParent="0A0063EE" w15:done="0"/>
  <w15:commentEx w15:paraId="5CA24E5E" w15:done="0"/>
  <w15:commentEx w15:paraId="0E15993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7E1DFDD" w16cex:dateUtc="2024-09-09T15:28:00Z"/>
  <w16cex:commentExtensible w16cex:durableId="158CFF2A" w16cex:dateUtc="2024-09-09T15:54:00Z"/>
  <w16cex:commentExtensible w16cex:durableId="7F526459" w16cex:dateUtc="2024-09-11T18:18:00Z"/>
  <w16cex:commentExtensible w16cex:durableId="569DB7CE" w16cex:dateUtc="2024-09-11T18:18:00Z"/>
  <w16cex:commentExtensible w16cex:durableId="21B7145E" w16cex:dateUtc="2024-09-09T15:36:00Z"/>
  <w16cex:commentExtensible w16cex:durableId="269B1070" w16cex:dateUtc="2024-09-11T18:23:00Z"/>
  <w16cex:commentExtensible w16cex:durableId="076388F4" w16cex:dateUtc="2024-09-09T15:32:00Z"/>
  <w16cex:commentExtensible w16cex:durableId="529C11B6" w16cex:dateUtc="2024-09-11T18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8DB43AC" w16cid:durableId="07E1DFDD"/>
  <w16cid:commentId w16cid:paraId="1F170C04" w16cid:durableId="158CFF2A"/>
  <w16cid:commentId w16cid:paraId="3F244EE6" w16cid:durableId="7F526459"/>
  <w16cid:commentId w16cid:paraId="2B148B1D" w16cid:durableId="569DB7CE"/>
  <w16cid:commentId w16cid:paraId="0A0063EE" w16cid:durableId="21B7145E"/>
  <w16cid:commentId w16cid:paraId="784B90E3" w16cid:durableId="269B1070"/>
  <w16cid:commentId w16cid:paraId="5CA24E5E" w16cid:durableId="076388F4"/>
  <w16cid:commentId w16cid:paraId="0E159938" w16cid:durableId="529C11B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rtin Krämer">
    <w15:presenceInfo w15:providerId="Windows Live" w15:userId="8c957fc60f0587d0"/>
  </w15:person>
  <w15:person w15:author="Aayush Nepal">
    <w15:presenceInfo w15:providerId="AD" w15:userId="S::aayush.nepal@uni-jena.de::e60700ce-b41c-4b49-8f27-7b8aa622a7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5D"/>
    <w:rsid w:val="00055518"/>
    <w:rsid w:val="001A52B5"/>
    <w:rsid w:val="001B2561"/>
    <w:rsid w:val="001D76CE"/>
    <w:rsid w:val="00290D33"/>
    <w:rsid w:val="003B6BA5"/>
    <w:rsid w:val="004B2F02"/>
    <w:rsid w:val="00605BB7"/>
    <w:rsid w:val="00706955"/>
    <w:rsid w:val="007273C3"/>
    <w:rsid w:val="007940D9"/>
    <w:rsid w:val="008D18D7"/>
    <w:rsid w:val="00906865"/>
    <w:rsid w:val="00A2652A"/>
    <w:rsid w:val="00A56DA9"/>
    <w:rsid w:val="00AD5005"/>
    <w:rsid w:val="00B46351"/>
    <w:rsid w:val="00BB335D"/>
    <w:rsid w:val="00BF6E9A"/>
    <w:rsid w:val="00CC73F0"/>
    <w:rsid w:val="00E554C7"/>
    <w:rsid w:val="00ED6B9A"/>
    <w:rsid w:val="00F82743"/>
    <w:rsid w:val="00F83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09148"/>
  <w15:chartTrackingRefBased/>
  <w15:docId w15:val="{CB6805C9-09B8-46AE-8989-6834E809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3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3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3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3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3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3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3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3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3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3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3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3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3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3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3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3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3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3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3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3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3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3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3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3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3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3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35D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605B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5B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5B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5B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5BB7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B25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4.svg"/><Relationship Id="rId5" Type="http://schemas.openxmlformats.org/officeDocument/2006/relationships/comments" Target="comment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Nepal</dc:creator>
  <cp:keywords/>
  <dc:description/>
  <cp:lastModifiedBy>Aayush Nepal</cp:lastModifiedBy>
  <cp:revision>10</cp:revision>
  <dcterms:created xsi:type="dcterms:W3CDTF">2024-09-09T15:28:00Z</dcterms:created>
  <dcterms:modified xsi:type="dcterms:W3CDTF">2024-09-21T20:29:00Z</dcterms:modified>
</cp:coreProperties>
</file>